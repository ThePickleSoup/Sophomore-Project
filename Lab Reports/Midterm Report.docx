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EE36A" w14:textId="1C20041D" w:rsidR="00D7522C" w:rsidRPr="00066B18" w:rsidRDefault="00066B18" w:rsidP="00066B18">
      <w:pPr>
        <w:pStyle w:val="papertitle"/>
        <w:spacing w:before="100" w:beforeAutospacing="1" w:after="100" w:afterAutospacing="1"/>
      </w:pPr>
      <w:bookmarkStart w:id="0" w:name="Bookmark1"/>
      <w:r>
        <w:t>Midterm</w:t>
      </w:r>
      <w:bookmarkEnd w:id="0"/>
      <w:r>
        <w:t xml:space="preserve"> Report</w:t>
      </w:r>
    </w:p>
    <w:p w14:paraId="6AE7225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401D2C5C" w14:textId="363C4DBF" w:rsidR="001A3B3D" w:rsidRPr="006347CF" w:rsidRDefault="00406D16" w:rsidP="00E91DF7">
      <w:pPr>
        <w:pStyle w:val="Author"/>
        <w:spacing w:beforeAutospacing="1" w:line="259" w:lineRule="auto"/>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Devin Hernandez</w:t>
      </w:r>
      <w:r w:rsidR="001A3B3D" w:rsidRPr="00F847A6">
        <w:rPr>
          <w:sz w:val="18"/>
          <w:szCs w:val="18"/>
        </w:rPr>
        <w:t xml:space="preserve"> </w:t>
      </w:r>
      <w:r w:rsidR="001A3B3D" w:rsidRPr="00F847A6">
        <w:rPr>
          <w:sz w:val="18"/>
          <w:szCs w:val="18"/>
        </w:rPr>
        <w:br/>
      </w:r>
      <w:r w:rsidRPr="00406D16">
        <w:rPr>
          <w:i/>
          <w:iCs/>
          <w:sz w:val="18"/>
          <w:szCs w:val="18"/>
        </w:rPr>
        <w:t>Electrical Engineering</w:t>
      </w:r>
      <w:r w:rsidR="00D72D06" w:rsidRPr="00406D16">
        <w:rPr>
          <w:i/>
          <w:iCs/>
          <w:sz w:val="18"/>
          <w:szCs w:val="18"/>
        </w:rPr>
        <w:br/>
      </w:r>
      <w:r w:rsidRPr="00406D16">
        <w:rPr>
          <w:i/>
          <w:iCs/>
          <w:sz w:val="18"/>
          <w:szCs w:val="18"/>
        </w:rPr>
        <w:t>The University of Texas at Arlington</w:t>
      </w:r>
      <w:r w:rsidR="001A3B3D" w:rsidRPr="00F847A6">
        <w:rPr>
          <w:i/>
          <w:sz w:val="18"/>
          <w:szCs w:val="18"/>
        </w:rPr>
        <w:br/>
      </w:r>
      <w:r>
        <w:rPr>
          <w:sz w:val="18"/>
          <w:szCs w:val="18"/>
        </w:rPr>
        <w:t>Arlington, Texas</w:t>
      </w:r>
      <w:r w:rsidR="001A3B3D" w:rsidRPr="00F847A6">
        <w:rPr>
          <w:sz w:val="18"/>
          <w:szCs w:val="18"/>
        </w:rPr>
        <w:br/>
      </w:r>
      <w:r w:rsidR="003162E5" w:rsidRPr="003162E5">
        <w:rPr>
          <w:sz w:val="18"/>
          <w:szCs w:val="18"/>
        </w:rPr>
        <w:t>devin.hernandez2@mavs.uta.edu</w:t>
      </w:r>
      <w:r w:rsidR="00E91DF7">
        <w:rPr>
          <w:sz w:val="18"/>
          <w:szCs w:val="18"/>
        </w:rPr>
        <w:br w:type="column"/>
      </w:r>
      <w:r w:rsidR="003162E5" w:rsidRPr="1E1DE1E6">
        <w:rPr>
          <w:sz w:val="18"/>
          <w:szCs w:val="18"/>
        </w:rPr>
        <w:t>Jose Guzman</w:t>
      </w:r>
      <w:r w:rsidR="386408C8">
        <w:br/>
      </w:r>
      <w:r w:rsidR="006663E7" w:rsidRPr="1E1DE1E6">
        <w:rPr>
          <w:i/>
          <w:iCs/>
          <w:sz w:val="18"/>
          <w:szCs w:val="18"/>
        </w:rPr>
        <w:t>Electrical Engineering</w:t>
      </w:r>
      <w:r w:rsidR="386408C8">
        <w:br/>
      </w:r>
      <w:r w:rsidR="006663E7" w:rsidRPr="1E1DE1E6">
        <w:rPr>
          <w:i/>
          <w:iCs/>
          <w:sz w:val="18"/>
          <w:szCs w:val="18"/>
        </w:rPr>
        <w:t>The University of Texas at Arlington</w:t>
      </w:r>
      <w:r w:rsidR="386408C8">
        <w:br/>
      </w:r>
      <w:r w:rsidR="006663E7" w:rsidRPr="1E1DE1E6">
        <w:rPr>
          <w:sz w:val="18"/>
          <w:szCs w:val="18"/>
        </w:rPr>
        <w:t>Arlington, Texas</w:t>
      </w:r>
      <w:r w:rsidR="001A3B3D" w:rsidRPr="00F847A6">
        <w:rPr>
          <w:sz w:val="18"/>
          <w:szCs w:val="18"/>
        </w:rPr>
        <w:br/>
      </w:r>
      <w:r w:rsidR="003162E5" w:rsidRPr="00947C26">
        <w:rPr>
          <w:sz w:val="18"/>
          <w:szCs w:val="18"/>
        </w:rPr>
        <w:t>jxg3557@mavs.uta.edu</w:t>
      </w:r>
      <w:r w:rsidR="00E91DF7">
        <w:rPr>
          <w:sz w:val="18"/>
          <w:szCs w:val="18"/>
        </w:rPr>
        <w:br w:type="column"/>
      </w:r>
      <w:r w:rsidR="386408C8" w:rsidRPr="00F847A6">
        <w:rPr>
          <w:sz w:val="18"/>
          <w:szCs w:val="18"/>
        </w:rPr>
        <w:t>Jonathan Dolormente</w:t>
      </w:r>
      <w:r w:rsidR="001A3B3D" w:rsidRPr="00F847A6">
        <w:rPr>
          <w:sz w:val="18"/>
          <w:szCs w:val="18"/>
        </w:rPr>
        <w:br/>
      </w:r>
      <w:r w:rsidR="006663E7" w:rsidRPr="00406D16">
        <w:rPr>
          <w:i/>
          <w:iCs/>
          <w:sz w:val="18"/>
          <w:szCs w:val="18"/>
        </w:rPr>
        <w:t>Electrical Engineering</w:t>
      </w:r>
      <w:r w:rsidR="006663E7" w:rsidRPr="00406D16">
        <w:rPr>
          <w:i/>
          <w:iCs/>
          <w:sz w:val="18"/>
          <w:szCs w:val="18"/>
        </w:rPr>
        <w:br/>
        <w:t>The University of Texas at Arlington</w:t>
      </w:r>
      <w:r w:rsidR="006663E7" w:rsidRPr="00F847A6">
        <w:rPr>
          <w:i/>
          <w:sz w:val="18"/>
          <w:szCs w:val="18"/>
        </w:rPr>
        <w:br/>
      </w:r>
      <w:r w:rsidR="006663E7">
        <w:rPr>
          <w:sz w:val="18"/>
          <w:szCs w:val="18"/>
        </w:rPr>
        <w:t>Arlington, Texas</w:t>
      </w:r>
      <w:r w:rsidR="001A3B3D" w:rsidRPr="00F847A6">
        <w:rPr>
          <w:sz w:val="18"/>
          <w:szCs w:val="18"/>
        </w:rPr>
        <w:br/>
      </w:r>
      <w:r w:rsidR="41D797DD" w:rsidRPr="00947C26">
        <w:rPr>
          <w:sz w:val="18"/>
          <w:szCs w:val="18"/>
        </w:rPr>
        <w:t>Jonathan.dolormente@mavs.uta.edu</w:t>
      </w:r>
      <w:r w:rsidR="00CF33FA">
        <w:rPr>
          <w:sz w:val="18"/>
          <w:szCs w:val="18"/>
        </w:rPr>
        <w:br w:type="column"/>
      </w:r>
      <w:r w:rsidR="3C3A1A95" w:rsidRPr="1F3FE41D">
        <w:rPr>
          <w:sz w:val="18"/>
          <w:szCs w:val="18"/>
        </w:rPr>
        <w:t>Nguyen Thai Binh Duong</w:t>
      </w:r>
      <w:r w:rsidR="001A3B3D" w:rsidRPr="00F847A6">
        <w:rPr>
          <w:sz w:val="18"/>
          <w:szCs w:val="18"/>
        </w:rPr>
        <w:br/>
      </w:r>
      <w:r w:rsidR="006663E7" w:rsidRPr="00406D16">
        <w:rPr>
          <w:i/>
          <w:iCs/>
          <w:sz w:val="18"/>
          <w:szCs w:val="18"/>
        </w:rPr>
        <w:t>Electrical Engineering</w:t>
      </w:r>
      <w:r w:rsidR="006663E7" w:rsidRPr="00406D16">
        <w:rPr>
          <w:i/>
          <w:iCs/>
          <w:sz w:val="18"/>
          <w:szCs w:val="18"/>
        </w:rPr>
        <w:br/>
        <w:t>The University of Texas at Arlington</w:t>
      </w:r>
      <w:r w:rsidR="006663E7" w:rsidRPr="00F847A6">
        <w:rPr>
          <w:i/>
          <w:sz w:val="18"/>
          <w:szCs w:val="18"/>
        </w:rPr>
        <w:br/>
      </w:r>
      <w:r w:rsidR="006663E7">
        <w:rPr>
          <w:sz w:val="18"/>
          <w:szCs w:val="18"/>
        </w:rPr>
        <w:t>Arlington, Texas</w:t>
      </w:r>
      <w:r w:rsidR="001A3B3D" w:rsidRPr="00F847A6">
        <w:rPr>
          <w:sz w:val="18"/>
          <w:szCs w:val="18"/>
        </w:rPr>
        <w:br/>
      </w:r>
      <w:r w:rsidR="458D8D9C" w:rsidRPr="1B7F846D">
        <w:rPr>
          <w:sz w:val="18"/>
          <w:szCs w:val="18"/>
        </w:rPr>
        <w:t>bxd3589@mavs.uta.edu</w:t>
      </w:r>
    </w:p>
    <w:p w14:paraId="1E81862F" w14:textId="77777777" w:rsidR="009303D9" w:rsidRPr="005B520E" w:rsidRDefault="009303D9" w:rsidP="00406D16">
      <w:pPr>
        <w:jc w:val="both"/>
        <w:sectPr w:rsidR="009303D9" w:rsidRPr="005B520E">
          <w:type w:val="continuous"/>
          <w:pgSz w:w="12240" w:h="15840" w:code="1"/>
          <w:pgMar w:top="1080" w:right="893" w:bottom="1440" w:left="893" w:header="720" w:footer="720" w:gutter="0"/>
          <w:cols w:space="720"/>
          <w:docGrid w:linePitch="360"/>
        </w:sectPr>
      </w:pPr>
    </w:p>
    <w:p w14:paraId="35E8DB82" w14:textId="07940E71" w:rsidR="64BEF2F0" w:rsidRDefault="009303D9" w:rsidP="00D2637E">
      <w:pPr>
        <w:pStyle w:val="Abstract"/>
      </w:pPr>
      <w:r w:rsidRPr="64BEF2F0">
        <w:rPr>
          <w:i/>
          <w:iCs/>
        </w:rPr>
        <w:t>Abstract</w:t>
      </w:r>
      <w:r>
        <w:t>—</w:t>
      </w:r>
      <w:r w:rsidR="5B89F185">
        <w:t xml:space="preserve"> This report will outline important details concerning </w:t>
      </w:r>
      <w:r w:rsidR="00FB7406">
        <w:t xml:space="preserve">the </w:t>
      </w:r>
      <w:r w:rsidR="5B89F185">
        <w:t>progress made and goals achieved for our</w:t>
      </w:r>
      <w:r w:rsidR="00803C2A">
        <w:t xml:space="preserve"> PV-Battery Integrated Energy Source</w:t>
      </w:r>
      <w:r w:rsidR="077F45AD">
        <w:t xml:space="preserve"> project. </w:t>
      </w:r>
      <w:r w:rsidR="67CDFB76">
        <w:t xml:space="preserve">We will first cover the introduction to our project, our procedures for the project, </w:t>
      </w:r>
      <w:r w:rsidR="00692224">
        <w:t xml:space="preserve">and </w:t>
      </w:r>
      <w:r w:rsidR="67CDFB76">
        <w:t>the results we gather from performing cert</w:t>
      </w:r>
      <w:r w:rsidR="13C34F9E">
        <w:t xml:space="preserve">ain tasks, followed by our results and discussions of results. </w:t>
      </w:r>
    </w:p>
    <w:p w14:paraId="40E0D41C" w14:textId="023D5BAF" w:rsidR="00D21949" w:rsidRDefault="009D6E27" w:rsidP="009D6E27">
      <w:pPr>
        <w:pStyle w:val="Keywords"/>
      </w:pPr>
      <w:r w:rsidRPr="004D72B5">
        <w:t>Keywords—</w:t>
      </w:r>
      <w:r>
        <w:t>Arduino</w:t>
      </w:r>
      <w:r w:rsidR="00E556F0">
        <w:t>, battery</w:t>
      </w:r>
      <w:r>
        <w:t>,</w:t>
      </w:r>
      <w:r w:rsidR="00E556F0">
        <w:t xml:space="preserve"> photovoltaic,</w:t>
      </w:r>
      <w:r>
        <w:t xml:space="preserve"> MOSFET</w:t>
      </w:r>
      <w:r w:rsidR="00E556F0">
        <w:t>, MPPT</w:t>
      </w:r>
    </w:p>
    <w:p w14:paraId="600A5F46" w14:textId="01619616" w:rsidR="009303D9" w:rsidRPr="00D632BE" w:rsidRDefault="009303D9" w:rsidP="006B6B66">
      <w:pPr>
        <w:pStyle w:val="Heading1"/>
      </w:pPr>
      <w:r w:rsidRPr="00D632BE">
        <w:t>Introduction</w:t>
      </w:r>
    </w:p>
    <w:p w14:paraId="2D6C29E7" w14:textId="55FAAF62" w:rsidR="002431A2" w:rsidRDefault="00FD33F9" w:rsidP="00E7596C">
      <w:pPr>
        <w:pStyle w:val="BodyText"/>
        <w:rPr>
          <w:lang w:val="en-US"/>
        </w:rPr>
      </w:pPr>
      <w:r>
        <w:rPr>
          <w:lang w:val="en-US"/>
        </w:rPr>
        <w:t xml:space="preserve">In this project, we have been tasked with creating a PV-Battery Integrated Energy Source </w:t>
      </w:r>
      <w:r w:rsidR="00353944">
        <w:rPr>
          <w:lang w:val="en-US"/>
        </w:rPr>
        <w:t xml:space="preserve">circuit starting from simulation </w:t>
      </w:r>
      <w:r w:rsidR="00020AA6">
        <w:rPr>
          <w:lang w:val="en-US"/>
        </w:rPr>
        <w:t xml:space="preserve">and proceeding to </w:t>
      </w:r>
      <w:r w:rsidR="00E342AC">
        <w:rPr>
          <w:lang w:val="en-US"/>
        </w:rPr>
        <w:t>a final product fabricated from physical components soldered to a p</w:t>
      </w:r>
      <w:r w:rsidR="00877CD8">
        <w:rPr>
          <w:lang w:val="en-US"/>
        </w:rPr>
        <w:t xml:space="preserve">rinted circuit board (PCB). </w:t>
      </w:r>
      <w:r w:rsidR="00701965">
        <w:rPr>
          <w:lang w:val="en-US"/>
        </w:rPr>
        <w:t xml:space="preserve">The procedure, results, and discussion </w:t>
      </w:r>
      <w:r w:rsidR="00F20616">
        <w:rPr>
          <w:lang w:val="en-US"/>
        </w:rPr>
        <w:t xml:space="preserve">will be in numerical order from two to four. </w:t>
      </w:r>
      <w:r w:rsidR="005833A6">
        <w:rPr>
          <w:lang w:val="en-US"/>
        </w:rPr>
        <w:t xml:space="preserve">We have not yet reached the final phase of the project, </w:t>
      </w:r>
      <w:r w:rsidR="6AFA2A1B" w:rsidRPr="64BEF2F0">
        <w:rPr>
          <w:lang w:val="en-US"/>
        </w:rPr>
        <w:t xml:space="preserve">as our </w:t>
      </w:r>
      <w:r w:rsidR="005833A6">
        <w:rPr>
          <w:lang w:val="en-US"/>
        </w:rPr>
        <w:t>PCB design and soldering</w:t>
      </w:r>
      <w:r w:rsidR="0702B302" w:rsidRPr="64BEF2F0">
        <w:rPr>
          <w:lang w:val="en-US"/>
        </w:rPr>
        <w:t xml:space="preserve"> phases have yet to be completed. As of this report</w:t>
      </w:r>
      <w:r w:rsidR="00692224">
        <w:rPr>
          <w:lang w:val="en-US"/>
        </w:rPr>
        <w:t>,</w:t>
      </w:r>
      <w:r w:rsidR="005833A6">
        <w:rPr>
          <w:lang w:val="en-US"/>
        </w:rPr>
        <w:t xml:space="preserve"> we are </w:t>
      </w:r>
      <w:r w:rsidR="0702B302" w:rsidRPr="64BEF2F0">
        <w:rPr>
          <w:lang w:val="en-US"/>
        </w:rPr>
        <w:t xml:space="preserve">currently </w:t>
      </w:r>
      <w:r w:rsidR="005833A6">
        <w:rPr>
          <w:lang w:val="en-US"/>
        </w:rPr>
        <w:t xml:space="preserve">still testing our </w:t>
      </w:r>
      <w:r w:rsidR="005833A6" w:rsidRPr="64BEF2F0">
        <w:rPr>
          <w:lang w:val="en-US"/>
        </w:rPr>
        <w:t>prototype</w:t>
      </w:r>
      <w:r w:rsidR="16EF7E43" w:rsidRPr="64BEF2F0">
        <w:rPr>
          <w:lang w:val="en-US"/>
        </w:rPr>
        <w:t>s and designs.</w:t>
      </w:r>
    </w:p>
    <w:p w14:paraId="189C4353" w14:textId="710087B5" w:rsidR="00EE6852" w:rsidRDefault="00A06C9B" w:rsidP="00E7596C">
      <w:pPr>
        <w:pStyle w:val="BodyText"/>
        <w:rPr>
          <w:color w:val="000000" w:themeColor="text1"/>
          <w:lang w:val="en-US"/>
        </w:rPr>
      </w:pPr>
      <w:r w:rsidRPr="00A06C9B">
        <w:rPr>
          <w:color w:val="000000" w:themeColor="text1"/>
          <w:lang w:val="en-US"/>
        </w:rPr>
        <w:t>A crucial principle employed in this lab is Maximum Power Point Tracking</w:t>
      </w:r>
      <w:r w:rsidR="004A0E49">
        <w:rPr>
          <w:color w:val="000000" w:themeColor="text1"/>
          <w:lang w:val="en-US"/>
        </w:rPr>
        <w:t xml:space="preserve"> </w:t>
      </w:r>
      <w:r w:rsidR="004A0E49">
        <w:rPr>
          <w:color w:val="000000" w:themeColor="text1"/>
          <w:lang w:val="en-US"/>
        </w:rPr>
        <w:t>(</w:t>
      </w:r>
      <w:r w:rsidR="004A0E49" w:rsidRPr="00A06C9B">
        <w:rPr>
          <w:color w:val="000000" w:themeColor="text1"/>
          <w:lang w:val="en-US"/>
        </w:rPr>
        <w:t>MPPT</w:t>
      </w:r>
      <w:r w:rsidR="004A0E49">
        <w:rPr>
          <w:color w:val="000000" w:themeColor="text1"/>
          <w:lang w:val="en-US"/>
        </w:rPr>
        <w:t>)</w:t>
      </w:r>
      <w:r w:rsidRPr="00A06C9B">
        <w:rPr>
          <w:color w:val="000000" w:themeColor="text1"/>
          <w:lang w:val="en-US"/>
        </w:rPr>
        <w:t>, predominantly utilized in photovoltaic (PV) integrated systems to optimize power efficiency. The power output of a PV array is influenced by various factors, including temperature, cloud cover, and irradiance. Hence, the implementation of MPPT is imperative to ensure the harnessing of maximum power regardless of these varying conditions. Figure 1 illustrates the method through which MPPT is achieved.</w:t>
      </w:r>
    </w:p>
    <w:p w14:paraId="54E8DE42" w14:textId="77777777" w:rsidR="007626B9" w:rsidRDefault="007626B9" w:rsidP="000179E1">
      <w:pPr>
        <w:pStyle w:val="BodyText"/>
        <w:keepNext/>
        <w:rPr>
          <w:noProof/>
        </w:rPr>
      </w:pPr>
    </w:p>
    <w:p w14:paraId="5664E0D3" w14:textId="4A77118B" w:rsidR="00BB2A08" w:rsidRDefault="005E2407" w:rsidP="000179E1">
      <w:pPr>
        <w:pStyle w:val="BodyText"/>
        <w:keepNext/>
      </w:pPr>
      <w:r>
        <w:rPr>
          <w:noProof/>
        </w:rPr>
        <w:drawing>
          <wp:inline distT="0" distB="0" distL="0" distR="0" wp14:anchorId="136E5475" wp14:editId="3830FD6D">
            <wp:extent cx="2828925" cy="1317280"/>
            <wp:effectExtent l="0" t="0" r="0" b="0"/>
            <wp:docPr id="3074" name="Picture 3074"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4"/>
                    <pic:cNvPicPr/>
                  </pic:nvPicPr>
                  <pic:blipFill rotWithShape="1">
                    <a:blip r:embed="rId1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3B6B2AB-8471-1171-65CC-47E17BBAA7B4}"/>
                        </a:ext>
                      </a:extLst>
                    </a:blip>
                    <a:srcRect b="27339"/>
                    <a:stretch/>
                  </pic:blipFill>
                  <pic:spPr bwMode="auto">
                    <a:xfrm>
                      <a:off x="0" y="0"/>
                      <a:ext cx="2828925" cy="1317280"/>
                    </a:xfrm>
                    <a:prstGeom prst="rect">
                      <a:avLst/>
                    </a:prstGeom>
                    <a:ln>
                      <a:noFill/>
                    </a:ln>
                    <a:extLst>
                      <a:ext uri="{53640926-AAD7-44D8-BBD7-CCE9431645EC}">
                        <a14:shadowObscured xmlns:a14="http://schemas.microsoft.com/office/drawing/2010/main"/>
                      </a:ext>
                    </a:extLst>
                  </pic:spPr>
                </pic:pic>
              </a:graphicData>
            </a:graphic>
          </wp:inline>
        </w:drawing>
      </w:r>
    </w:p>
    <w:p w14:paraId="61137078" w14:textId="214716DE" w:rsidR="00BC0AEB" w:rsidRDefault="00BB2A08" w:rsidP="00BB2A08">
      <w:pPr>
        <w:pStyle w:val="Caption"/>
        <w:rPr>
          <w:color w:val="000000" w:themeColor="text1"/>
        </w:rPr>
      </w:pPr>
      <w:r>
        <w:t xml:space="preserve">Figure </w:t>
      </w:r>
      <w:fldSimple w:instr=" SEQ Figure \* ARABIC ">
        <w:r w:rsidR="003C1300">
          <w:rPr>
            <w:noProof/>
          </w:rPr>
          <w:t>1</w:t>
        </w:r>
      </w:fldSimple>
      <w:r w:rsidR="00524F21">
        <w:t>.</w:t>
      </w:r>
      <w:r w:rsidR="003D37FA">
        <w:t xml:space="preserve"> Typical </w:t>
      </w:r>
      <w:r w:rsidR="007626B9">
        <w:t>I-V curve for a solar panel</w:t>
      </w:r>
    </w:p>
    <w:p w14:paraId="78AF8951" w14:textId="3256F92E" w:rsidR="00BC6FE6" w:rsidRDefault="00BB2A08" w:rsidP="00BB2A08">
      <w:pPr>
        <w:pStyle w:val="BodyText"/>
        <w:ind w:firstLine="0"/>
        <w:rPr>
          <w:color w:val="000000" w:themeColor="text1"/>
          <w:lang w:val="en-US"/>
        </w:rPr>
      </w:pPr>
      <w:r>
        <w:rPr>
          <w:color w:val="000000" w:themeColor="text1"/>
          <w:lang w:val="en-US"/>
        </w:rPr>
        <w:tab/>
      </w:r>
      <w:r w:rsidR="00A06C9B" w:rsidRPr="00A06C9B">
        <w:rPr>
          <w:color w:val="000000" w:themeColor="text1"/>
          <w:lang w:val="en-US"/>
        </w:rPr>
        <w:t xml:space="preserve">It's essential to highlight that this representation pertains to a specific scenario and may not be universally applicable. The process involves regulating the voltage, which in turn affects the </w:t>
      </w:r>
      <w:r w:rsidR="00A06C9B" w:rsidRPr="00A06C9B">
        <w:rPr>
          <w:color w:val="000000" w:themeColor="text1"/>
          <w:lang w:val="en-US"/>
        </w:rPr>
        <w:t>current emanating from the PV array. The maximum power point is identified by maximizing the product of voltage and current. Consequently, the optimal combination of voltage and current values is determined and adjusted to ensure peak efficiency.</w:t>
      </w:r>
    </w:p>
    <w:p w14:paraId="5A40B115" w14:textId="3A5379FD" w:rsidR="00004EBE" w:rsidRPr="00C25C5D" w:rsidRDefault="00004EBE" w:rsidP="00BB2A08">
      <w:pPr>
        <w:pStyle w:val="BodyText"/>
        <w:ind w:firstLine="0"/>
        <w:rPr>
          <w:color w:val="000000" w:themeColor="text1"/>
          <w:lang w:val="en-US"/>
        </w:rPr>
      </w:pPr>
      <w:r>
        <w:rPr>
          <w:color w:val="000000" w:themeColor="text1"/>
          <w:lang w:val="en-US"/>
        </w:rPr>
        <w:tab/>
      </w:r>
      <w:r w:rsidR="003A09F3">
        <w:rPr>
          <w:color w:val="000000" w:themeColor="text1"/>
          <w:lang w:val="en-US"/>
        </w:rPr>
        <w:t xml:space="preserve">MOSFETs </w:t>
      </w:r>
      <w:r w:rsidR="006F225D">
        <w:rPr>
          <w:color w:val="000000" w:themeColor="text1"/>
          <w:lang w:val="en-US"/>
        </w:rPr>
        <w:t xml:space="preserve">play a </w:t>
      </w:r>
      <w:r w:rsidR="002B1BFB">
        <w:rPr>
          <w:color w:val="000000" w:themeColor="text1"/>
          <w:lang w:val="en-US"/>
        </w:rPr>
        <w:t xml:space="preserve">significant role in </w:t>
      </w:r>
      <w:r w:rsidR="00570A5F">
        <w:rPr>
          <w:color w:val="000000" w:themeColor="text1"/>
          <w:lang w:val="en-US"/>
        </w:rPr>
        <w:t xml:space="preserve">allowing </w:t>
      </w:r>
      <w:r w:rsidR="001C02D5">
        <w:rPr>
          <w:color w:val="000000" w:themeColor="text1"/>
          <w:lang w:val="en-US"/>
        </w:rPr>
        <w:t xml:space="preserve">voltage to be stepped up or down in the </w:t>
      </w:r>
      <w:r w:rsidR="000242C8">
        <w:rPr>
          <w:color w:val="000000" w:themeColor="text1"/>
          <w:lang w:val="en-US"/>
        </w:rPr>
        <w:t>buck</w:t>
      </w:r>
      <w:r w:rsidR="00692224">
        <w:rPr>
          <w:color w:val="000000" w:themeColor="text1"/>
          <w:lang w:val="en-US"/>
        </w:rPr>
        <w:t>-</w:t>
      </w:r>
      <w:r w:rsidR="000242C8">
        <w:rPr>
          <w:color w:val="000000" w:themeColor="text1"/>
          <w:lang w:val="en-US"/>
        </w:rPr>
        <w:t>boost converters</w:t>
      </w:r>
      <w:r w:rsidR="00A83FF0">
        <w:rPr>
          <w:color w:val="000000" w:themeColor="text1"/>
          <w:lang w:val="en-US"/>
        </w:rPr>
        <w:t xml:space="preserve"> used</w:t>
      </w:r>
      <w:r w:rsidR="000242C8">
        <w:rPr>
          <w:color w:val="000000" w:themeColor="text1"/>
          <w:lang w:val="en-US"/>
        </w:rPr>
        <w:t xml:space="preserve">. </w:t>
      </w:r>
      <w:r w:rsidR="00240CE0">
        <w:rPr>
          <w:color w:val="000000" w:themeColor="text1"/>
          <w:lang w:val="en-US"/>
        </w:rPr>
        <w:t xml:space="preserve">These devices are </w:t>
      </w:r>
      <w:r w:rsidR="00847E8D">
        <w:rPr>
          <w:color w:val="000000" w:themeColor="text1"/>
          <w:lang w:val="en-US"/>
        </w:rPr>
        <w:t>sent a PWM signal by the Arduino that tell</w:t>
      </w:r>
      <w:r w:rsidR="0035256F">
        <w:rPr>
          <w:color w:val="000000" w:themeColor="text1"/>
          <w:lang w:val="en-US"/>
        </w:rPr>
        <w:t>s</w:t>
      </w:r>
      <w:r w:rsidR="00847E8D">
        <w:rPr>
          <w:color w:val="000000" w:themeColor="text1"/>
          <w:lang w:val="en-US"/>
        </w:rPr>
        <w:t xml:space="preserve"> it exactly how long to </w:t>
      </w:r>
      <w:r w:rsidR="00221919">
        <w:rPr>
          <w:color w:val="000000" w:themeColor="text1"/>
          <w:lang w:val="en-US"/>
        </w:rPr>
        <w:t>turn on and off</w:t>
      </w:r>
      <w:r w:rsidR="00DC5AFF">
        <w:rPr>
          <w:color w:val="000000" w:themeColor="text1"/>
          <w:lang w:val="en-US"/>
        </w:rPr>
        <w:t>. This will either allow the voltage to be stepped up or down in the case of buck</w:t>
      </w:r>
      <w:r w:rsidR="0035256F">
        <w:rPr>
          <w:color w:val="000000" w:themeColor="text1"/>
          <w:lang w:val="en-US"/>
        </w:rPr>
        <w:t>-</w:t>
      </w:r>
      <w:r w:rsidR="00DC5AFF">
        <w:rPr>
          <w:color w:val="000000" w:themeColor="text1"/>
          <w:lang w:val="en-US"/>
        </w:rPr>
        <w:t>boost converters</w:t>
      </w:r>
      <w:r w:rsidR="00DA1AD3">
        <w:rPr>
          <w:color w:val="000000" w:themeColor="text1"/>
          <w:lang w:val="en-US"/>
        </w:rPr>
        <w:t xml:space="preserve"> (in which we are using two). </w:t>
      </w:r>
      <w:r w:rsidR="00203DD0">
        <w:rPr>
          <w:color w:val="000000" w:themeColor="text1"/>
          <w:lang w:val="en-US"/>
        </w:rPr>
        <w:t>For buck</w:t>
      </w:r>
      <w:r w:rsidR="0035256F">
        <w:rPr>
          <w:color w:val="000000" w:themeColor="text1"/>
          <w:lang w:val="en-US"/>
        </w:rPr>
        <w:t>-</w:t>
      </w:r>
      <w:r w:rsidR="00203DD0">
        <w:rPr>
          <w:color w:val="000000" w:themeColor="text1"/>
          <w:lang w:val="en-US"/>
        </w:rPr>
        <w:t xml:space="preserve">boost converters, the circuit will either </w:t>
      </w:r>
      <w:r w:rsidR="00215FB7">
        <w:rPr>
          <w:color w:val="000000" w:themeColor="text1"/>
          <w:lang w:val="en-US"/>
        </w:rPr>
        <w:t>be in buck mode</w:t>
      </w:r>
      <w:r w:rsidR="00203DD0">
        <w:rPr>
          <w:color w:val="000000" w:themeColor="text1"/>
          <w:lang w:val="en-US"/>
        </w:rPr>
        <w:t xml:space="preserve"> when the PWM signal is below 50 percent duty cycle or </w:t>
      </w:r>
      <w:r w:rsidR="00215FB7">
        <w:rPr>
          <w:color w:val="000000" w:themeColor="text1"/>
          <w:lang w:val="en-US"/>
        </w:rPr>
        <w:t>be in boost mode</w:t>
      </w:r>
      <w:r w:rsidR="00203DD0">
        <w:rPr>
          <w:color w:val="000000" w:themeColor="text1"/>
          <w:lang w:val="en-US"/>
        </w:rPr>
        <w:t xml:space="preserve"> when above 50 percent duty cycle.</w:t>
      </w:r>
      <w:r w:rsidR="00691B8A">
        <w:rPr>
          <w:color w:val="000000" w:themeColor="text1"/>
          <w:lang w:val="en-US"/>
        </w:rPr>
        <w:t xml:space="preserve"> This will allow for the manipulation of voltage and therefore curren</w:t>
      </w:r>
      <w:r w:rsidR="00CF2EA6">
        <w:rPr>
          <w:color w:val="000000" w:themeColor="text1"/>
          <w:lang w:val="en-US"/>
        </w:rPr>
        <w:t xml:space="preserve">t, in turn allowing </w:t>
      </w:r>
      <w:r w:rsidR="00996FA5">
        <w:rPr>
          <w:color w:val="000000" w:themeColor="text1"/>
          <w:lang w:val="en-US"/>
        </w:rPr>
        <w:t>for a phone charger and battery to be charged.</w:t>
      </w:r>
    </w:p>
    <w:p w14:paraId="5C785577" w14:textId="6F05E706" w:rsidR="009303D9" w:rsidRPr="006B6B66" w:rsidRDefault="009350B1" w:rsidP="006B6B66">
      <w:pPr>
        <w:pStyle w:val="Heading1"/>
      </w:pPr>
      <w:r>
        <w:t>Procedure</w:t>
      </w:r>
    </w:p>
    <w:p w14:paraId="1EFCBAB4" w14:textId="68DE86C4" w:rsidR="008602FE" w:rsidRDefault="00AA423E" w:rsidP="00E7596C">
      <w:pPr>
        <w:pStyle w:val="BodyText"/>
        <w:rPr>
          <w:lang w:val="en-US"/>
        </w:rPr>
      </w:pPr>
      <w:r>
        <w:rPr>
          <w:lang w:val="en-US"/>
        </w:rPr>
        <w:t xml:space="preserve">We started the project </w:t>
      </w:r>
      <w:r w:rsidR="00171996">
        <w:rPr>
          <w:lang w:val="en-US"/>
        </w:rPr>
        <w:t>by</w:t>
      </w:r>
      <w:r>
        <w:rPr>
          <w:lang w:val="en-US"/>
        </w:rPr>
        <w:t xml:space="preserve"> doing research and simulation, as well as assigning roles to </w:t>
      </w:r>
      <w:r w:rsidR="00171996">
        <w:rPr>
          <w:lang w:val="en-US"/>
        </w:rPr>
        <w:t xml:space="preserve">our four group members and setting up a basic schedule for our relevant </w:t>
      </w:r>
      <w:r w:rsidR="00537965">
        <w:rPr>
          <w:lang w:val="en-US"/>
        </w:rPr>
        <w:t>tasks</w:t>
      </w:r>
      <w:r w:rsidR="00171996">
        <w:rPr>
          <w:lang w:val="en-US"/>
        </w:rPr>
        <w:t>.</w:t>
      </w:r>
      <w:r w:rsidR="00537965">
        <w:rPr>
          <w:lang w:val="en-US"/>
        </w:rPr>
        <w:t xml:space="preserve"> We were given a large set of literature to use for </w:t>
      </w:r>
      <w:r w:rsidR="00061CB3">
        <w:rPr>
          <w:lang w:val="en-US"/>
        </w:rPr>
        <w:t>the project, each containing different topics relating to the project</w:t>
      </w:r>
      <w:r w:rsidR="00316869">
        <w:rPr>
          <w:lang w:val="en-US"/>
        </w:rPr>
        <w:t>, and other literature that contained information on components that could be used.</w:t>
      </w:r>
      <w:r w:rsidR="000F0981">
        <w:rPr>
          <w:lang w:val="en-US"/>
        </w:rPr>
        <w:t xml:space="preserve"> We were also given some MultiSim files </w:t>
      </w:r>
      <w:r w:rsidR="000A62BC">
        <w:rPr>
          <w:lang w:val="en-US"/>
        </w:rPr>
        <w:t>that would be useful for the project.</w:t>
      </w:r>
    </w:p>
    <w:p w14:paraId="175FE128" w14:textId="77777777" w:rsidR="002339DF" w:rsidRDefault="00CB7B69" w:rsidP="000179E1">
      <w:pPr>
        <w:pStyle w:val="BodyText"/>
        <w:keepNext/>
        <w:ind w:firstLine="0"/>
        <w:jc w:val="center"/>
      </w:pPr>
      <w:r>
        <w:rPr>
          <w:noProof/>
        </w:rPr>
        <w:drawing>
          <wp:inline distT="0" distB="0" distL="0" distR="0" wp14:anchorId="3610E4D8" wp14:editId="763F9562">
            <wp:extent cx="2928381" cy="1526875"/>
            <wp:effectExtent l="0" t="0" r="5715" b="0"/>
            <wp:docPr id="2079211465" name="Picture 2079211465"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2114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9500" cy="1532672"/>
                    </a:xfrm>
                    <a:prstGeom prst="rect">
                      <a:avLst/>
                    </a:prstGeom>
                  </pic:spPr>
                </pic:pic>
              </a:graphicData>
            </a:graphic>
          </wp:inline>
        </w:drawing>
      </w:r>
    </w:p>
    <w:p w14:paraId="3CA1C2E9" w14:textId="4D9AAF4D" w:rsidR="008C7585" w:rsidRPr="008346CF" w:rsidRDefault="002339DF" w:rsidP="008346CF">
      <w:pPr>
        <w:pStyle w:val="Caption"/>
      </w:pPr>
      <w:r>
        <w:t xml:space="preserve">Figure </w:t>
      </w:r>
      <w:r w:rsidR="00AA3488">
        <w:t>2</w:t>
      </w:r>
      <w:r w:rsidR="00524F21">
        <w:t>.</w:t>
      </w:r>
      <w:r w:rsidR="008346CF">
        <w:t xml:space="preserve"> </w:t>
      </w:r>
      <w:r w:rsidR="008346CF" w:rsidRPr="008346CF">
        <w:t>A circuit diagram of the gate driver that we are using. This was provided to us for simulation purposes.</w:t>
      </w:r>
      <w:r w:rsidR="008C7585">
        <w:rPr>
          <w:sz w:val="16"/>
          <w:szCs w:val="16"/>
        </w:rPr>
        <w:t xml:space="preserve"> </w:t>
      </w:r>
    </w:p>
    <w:p w14:paraId="02647EF5" w14:textId="48D8C0CC" w:rsidR="00B83E8B" w:rsidRDefault="00D0221F" w:rsidP="00215FB7">
      <w:pPr>
        <w:pStyle w:val="BodyText"/>
        <w:ind w:firstLine="0"/>
        <w:rPr>
          <w:lang w:val="en-US"/>
        </w:rPr>
      </w:pPr>
      <w:r>
        <w:rPr>
          <w:lang w:val="en-US"/>
        </w:rPr>
        <w:tab/>
      </w:r>
      <w:r w:rsidR="0085079F">
        <w:rPr>
          <w:lang w:val="en-US"/>
        </w:rPr>
        <w:t>After quickly reviewing our supplied materials</w:t>
      </w:r>
      <w:r w:rsidR="00FE208E">
        <w:rPr>
          <w:lang w:val="en-US"/>
        </w:rPr>
        <w:t xml:space="preserve">, we decided that our group roles </w:t>
      </w:r>
      <w:r w:rsidR="003A7108">
        <w:rPr>
          <w:lang w:val="en-US"/>
        </w:rPr>
        <w:t>would be as follows:</w:t>
      </w:r>
    </w:p>
    <w:p w14:paraId="6662BCF2" w14:textId="3EC49EA0" w:rsidR="003A7108" w:rsidRDefault="003A7108" w:rsidP="00215FB7">
      <w:pPr>
        <w:pStyle w:val="BodyText"/>
        <w:numPr>
          <w:ilvl w:val="0"/>
          <w:numId w:val="25"/>
        </w:numPr>
        <w:rPr>
          <w:lang w:val="en-US"/>
        </w:rPr>
      </w:pPr>
      <w:r>
        <w:rPr>
          <w:lang w:val="en-US"/>
        </w:rPr>
        <w:t>Jos</w:t>
      </w:r>
      <w:r w:rsidR="004375C7">
        <w:rPr>
          <w:lang w:val="en-US"/>
        </w:rPr>
        <w:t>e</w:t>
      </w:r>
      <w:r w:rsidR="004D1AB3">
        <w:rPr>
          <w:lang w:val="en-US"/>
        </w:rPr>
        <w:t>: The Project Manager of the group</w:t>
      </w:r>
      <w:r w:rsidR="000146BB">
        <w:rPr>
          <w:lang w:val="en-US"/>
        </w:rPr>
        <w:t>;</w:t>
      </w:r>
      <w:r w:rsidR="00D31D8B">
        <w:rPr>
          <w:lang w:val="en-US"/>
        </w:rPr>
        <w:t xml:space="preserve"> responsible for </w:t>
      </w:r>
      <w:r w:rsidR="00FC6DFD">
        <w:rPr>
          <w:lang w:val="en-US"/>
        </w:rPr>
        <w:t xml:space="preserve">developing </w:t>
      </w:r>
      <w:r w:rsidR="00654130">
        <w:rPr>
          <w:lang w:val="en-US"/>
        </w:rPr>
        <w:t xml:space="preserve">circuit topology, </w:t>
      </w:r>
      <w:r w:rsidR="007928B2">
        <w:rPr>
          <w:lang w:val="en-US"/>
        </w:rPr>
        <w:t xml:space="preserve">aiding in </w:t>
      </w:r>
      <w:r w:rsidR="00294E01">
        <w:rPr>
          <w:lang w:val="en-US"/>
        </w:rPr>
        <w:t xml:space="preserve">prototyping and implementation, </w:t>
      </w:r>
      <w:r w:rsidR="00D31D8B">
        <w:rPr>
          <w:lang w:val="en-US"/>
        </w:rPr>
        <w:t>additional research,</w:t>
      </w:r>
      <w:r w:rsidR="00C91804">
        <w:rPr>
          <w:lang w:val="en-US"/>
        </w:rPr>
        <w:t xml:space="preserve"> and</w:t>
      </w:r>
      <w:r w:rsidR="00D31D8B">
        <w:rPr>
          <w:lang w:val="en-US"/>
        </w:rPr>
        <w:t xml:space="preserve"> </w:t>
      </w:r>
      <w:r w:rsidR="00EC6B48">
        <w:rPr>
          <w:lang w:val="en-US"/>
        </w:rPr>
        <w:t>schedule adhesion</w:t>
      </w:r>
      <w:r w:rsidR="00C91804">
        <w:rPr>
          <w:lang w:val="en-US"/>
        </w:rPr>
        <w:t>.</w:t>
      </w:r>
    </w:p>
    <w:p w14:paraId="47A05D35" w14:textId="261EF6DA" w:rsidR="003A7108" w:rsidRDefault="003A7108" w:rsidP="00215FB7">
      <w:pPr>
        <w:pStyle w:val="BodyText"/>
        <w:numPr>
          <w:ilvl w:val="0"/>
          <w:numId w:val="25"/>
        </w:numPr>
        <w:rPr>
          <w:lang w:val="en-US"/>
        </w:rPr>
      </w:pPr>
      <w:r>
        <w:rPr>
          <w:lang w:val="en-US"/>
        </w:rPr>
        <w:lastRenderedPageBreak/>
        <w:t>Devin</w:t>
      </w:r>
      <w:r w:rsidR="009A0D8F">
        <w:rPr>
          <w:lang w:val="en-US"/>
        </w:rPr>
        <w:t xml:space="preserve">: The </w:t>
      </w:r>
      <w:r w:rsidR="00451040">
        <w:rPr>
          <w:lang w:val="en-US"/>
        </w:rPr>
        <w:t>D</w:t>
      </w:r>
      <w:r w:rsidR="009A0D8F">
        <w:rPr>
          <w:lang w:val="en-US"/>
        </w:rPr>
        <w:t>esigner of the group</w:t>
      </w:r>
      <w:r w:rsidR="000146BB">
        <w:rPr>
          <w:lang w:val="en-US"/>
        </w:rPr>
        <w:t>;</w:t>
      </w:r>
      <w:r w:rsidR="009A0D8F">
        <w:rPr>
          <w:lang w:val="en-US"/>
        </w:rPr>
        <w:t xml:space="preserve"> responsible for maintaining the simulation documents,</w:t>
      </w:r>
      <w:r w:rsidR="00F67AE1">
        <w:rPr>
          <w:lang w:val="en-US"/>
        </w:rPr>
        <w:t xml:space="preserve"> programming, </w:t>
      </w:r>
      <w:r w:rsidR="00635D9A">
        <w:rPr>
          <w:lang w:val="en-US"/>
        </w:rPr>
        <w:t xml:space="preserve">spearheading the creation of the PCB, and </w:t>
      </w:r>
      <w:r w:rsidR="00451040">
        <w:rPr>
          <w:lang w:val="en-US"/>
        </w:rPr>
        <w:t>double-checking construction quality.</w:t>
      </w:r>
    </w:p>
    <w:p w14:paraId="0B2158DF" w14:textId="3D730E0D" w:rsidR="003A7108" w:rsidRDefault="003A7108" w:rsidP="00215FB7">
      <w:pPr>
        <w:pStyle w:val="BodyText"/>
        <w:numPr>
          <w:ilvl w:val="0"/>
          <w:numId w:val="25"/>
        </w:numPr>
        <w:rPr>
          <w:lang w:val="en-US"/>
        </w:rPr>
      </w:pPr>
      <w:r>
        <w:rPr>
          <w:lang w:val="en-US"/>
        </w:rPr>
        <w:t>Jonathan</w:t>
      </w:r>
      <w:r w:rsidR="006D0260">
        <w:rPr>
          <w:lang w:val="en-US"/>
        </w:rPr>
        <w:t xml:space="preserve"> and Binh: In charge of Prototyping and Implementation. </w:t>
      </w:r>
      <w:r w:rsidR="005B21AD">
        <w:rPr>
          <w:lang w:val="en-US"/>
        </w:rPr>
        <w:t xml:space="preserve">Tasked with </w:t>
      </w:r>
      <w:r w:rsidR="00094C0F">
        <w:rPr>
          <w:lang w:val="en-US"/>
        </w:rPr>
        <w:t xml:space="preserve">the </w:t>
      </w:r>
      <w:r w:rsidR="005B21AD">
        <w:rPr>
          <w:lang w:val="en-US"/>
        </w:rPr>
        <w:t>construction of the breadboard prototype and soldering components to the PCB</w:t>
      </w:r>
      <w:r w:rsidR="00FB7D16">
        <w:rPr>
          <w:lang w:val="en-US"/>
        </w:rPr>
        <w:t>.</w:t>
      </w:r>
      <w:ins w:id="1" w:author="Hernandez, Devin Ascension" w:date="2023-10-23T15:56:00Z">
        <w:r w:rsidR="004619B2">
          <w:rPr>
            <w:lang w:val="en-US"/>
          </w:rPr>
          <w:t xml:space="preserve"> </w:t>
        </w:r>
      </w:ins>
    </w:p>
    <w:p w14:paraId="1B65C11B" w14:textId="157F6B20" w:rsidR="00E83070" w:rsidRDefault="007C1A94" w:rsidP="00215FB7">
      <w:pPr>
        <w:pStyle w:val="BodyText"/>
        <w:rPr>
          <w:lang w:val="en-US"/>
        </w:rPr>
      </w:pPr>
      <w:r>
        <w:rPr>
          <w:lang w:val="en-US"/>
        </w:rPr>
        <w:t>At this point in the project,</w:t>
      </w:r>
      <w:r w:rsidR="002B6BA1">
        <w:rPr>
          <w:lang w:val="en-US"/>
        </w:rPr>
        <w:t xml:space="preserve"> Devin made </w:t>
      </w:r>
      <w:r w:rsidR="00756358">
        <w:rPr>
          <w:lang w:val="en-US"/>
        </w:rPr>
        <w:t>a list of parts to order for the project so that Jonathan and Binh</w:t>
      </w:r>
      <w:r w:rsidR="00D2167A">
        <w:rPr>
          <w:lang w:val="en-US"/>
        </w:rPr>
        <w:t xml:space="preserve"> could put together a prototype</w:t>
      </w:r>
      <w:r w:rsidR="00BC7364">
        <w:rPr>
          <w:lang w:val="en-US"/>
        </w:rPr>
        <w:t>, represented in the table named “Parts List 1</w:t>
      </w:r>
      <w:r w:rsidR="00B41EDF">
        <w:rPr>
          <w:lang w:val="en-US"/>
        </w:rPr>
        <w:t>” appended at the end of the report.</w:t>
      </w:r>
      <w:r w:rsidR="00D4479B">
        <w:rPr>
          <w:lang w:val="en-US"/>
        </w:rPr>
        <w:t xml:space="preserve"> We have been given a budget of $230 by the department to order the parts that we need to complete the project. The parts that were ordered with the first list </w:t>
      </w:r>
      <w:r w:rsidR="00147949">
        <w:rPr>
          <w:lang w:val="en-US"/>
        </w:rPr>
        <w:t xml:space="preserve">were put toward the Bidirectional DC-DC </w:t>
      </w:r>
      <w:r w:rsidR="00AE48F0">
        <w:rPr>
          <w:lang w:val="en-US"/>
        </w:rPr>
        <w:t xml:space="preserve">converter circuit and </w:t>
      </w:r>
      <w:r w:rsidR="008615C2">
        <w:rPr>
          <w:lang w:val="en-US"/>
        </w:rPr>
        <w:t xml:space="preserve">the </w:t>
      </w:r>
      <w:r w:rsidR="00AE48F0">
        <w:rPr>
          <w:lang w:val="en-US"/>
        </w:rPr>
        <w:t xml:space="preserve">making </w:t>
      </w:r>
      <w:r w:rsidR="008615C2">
        <w:rPr>
          <w:lang w:val="en-US"/>
        </w:rPr>
        <w:t xml:space="preserve">of </w:t>
      </w:r>
      <w:r w:rsidR="00AE48F0">
        <w:rPr>
          <w:lang w:val="en-US"/>
        </w:rPr>
        <w:t>its dedicated gate driver. The leftover parts were kept as extras.</w:t>
      </w:r>
      <w:r w:rsidR="007E2FD3">
        <w:rPr>
          <w:lang w:val="en-US"/>
        </w:rPr>
        <w:t xml:space="preserve"> As the prototype was being built with the parts that were ordered,</w:t>
      </w:r>
      <w:r w:rsidR="00481B64">
        <w:rPr>
          <w:lang w:val="en-US"/>
        </w:rPr>
        <w:t xml:space="preserve"> Jos</w:t>
      </w:r>
      <w:r w:rsidR="00554415">
        <w:rPr>
          <w:lang w:val="en-US"/>
        </w:rPr>
        <w:t>e</w:t>
      </w:r>
      <w:r w:rsidR="00481B64">
        <w:rPr>
          <w:lang w:val="en-US"/>
        </w:rPr>
        <w:t xml:space="preserve"> and Devin worked on programming the Arduino </w:t>
      </w:r>
      <w:r w:rsidR="002C7440">
        <w:rPr>
          <w:lang w:val="en-US"/>
        </w:rPr>
        <w:t xml:space="preserve">to produce a PWM output required by the two </w:t>
      </w:r>
      <w:r w:rsidR="00F11B4F">
        <w:rPr>
          <w:lang w:val="en-US"/>
        </w:rPr>
        <w:t xml:space="preserve">MOSFETs in the Bidirectional DC-DC circuit </w:t>
      </w:r>
      <w:r w:rsidR="00C16B80">
        <w:rPr>
          <w:lang w:val="en-US"/>
        </w:rPr>
        <w:t xml:space="preserve">to function properly. </w:t>
      </w:r>
    </w:p>
    <w:p w14:paraId="3B272FFE" w14:textId="14923160" w:rsidR="0003139C" w:rsidRPr="0003139C" w:rsidRDefault="0003139C" w:rsidP="0003139C">
      <w:pPr>
        <w:pStyle w:val="Heading2"/>
      </w:pPr>
      <w:r>
        <w:t>Breadboarding</w:t>
      </w:r>
    </w:p>
    <w:p w14:paraId="7C8485FF" w14:textId="1D46074E" w:rsidR="00C06B78" w:rsidRDefault="002C67F0" w:rsidP="00215FB7">
      <w:pPr>
        <w:pStyle w:val="BodyText"/>
        <w:rPr>
          <w:lang w:val="en-US"/>
        </w:rPr>
      </w:pPr>
      <w:r>
        <w:rPr>
          <w:lang w:val="en-US"/>
        </w:rPr>
        <w:t xml:space="preserve">First, </w:t>
      </w:r>
      <w:r w:rsidR="003A7C12">
        <w:rPr>
          <w:lang w:val="en-US"/>
        </w:rPr>
        <w:t xml:space="preserve">before </w:t>
      </w:r>
      <w:r w:rsidR="00CE0CCF">
        <w:rPr>
          <w:lang w:val="en-US"/>
        </w:rPr>
        <w:t xml:space="preserve">any prototype can be </w:t>
      </w:r>
      <w:r w:rsidR="00D749E7">
        <w:rPr>
          <w:lang w:val="en-US"/>
        </w:rPr>
        <w:t xml:space="preserve">created, </w:t>
      </w:r>
      <w:r w:rsidR="00D36F07">
        <w:rPr>
          <w:lang w:val="en-US"/>
        </w:rPr>
        <w:t xml:space="preserve">a circuit topology must be laid out. </w:t>
      </w:r>
      <w:r w:rsidR="00987A7C">
        <w:rPr>
          <w:lang w:val="en-US"/>
        </w:rPr>
        <w:t xml:space="preserve">To </w:t>
      </w:r>
      <w:r w:rsidR="000B31B6">
        <w:rPr>
          <w:lang w:val="en-US"/>
        </w:rPr>
        <w:t>begin</w:t>
      </w:r>
      <w:r w:rsidR="00987A7C">
        <w:rPr>
          <w:lang w:val="en-US"/>
        </w:rPr>
        <w:t xml:space="preserve"> this process, </w:t>
      </w:r>
      <w:r w:rsidR="00641EF3">
        <w:rPr>
          <w:lang w:val="en-US"/>
        </w:rPr>
        <w:t xml:space="preserve">research must be done </w:t>
      </w:r>
      <w:r w:rsidR="002576E0">
        <w:rPr>
          <w:lang w:val="en-US"/>
        </w:rPr>
        <w:t xml:space="preserve">to </w:t>
      </w:r>
      <w:r w:rsidR="00DD58D8">
        <w:rPr>
          <w:lang w:val="en-US"/>
        </w:rPr>
        <w:t xml:space="preserve">determine the </w:t>
      </w:r>
      <w:r w:rsidR="00986CF4">
        <w:rPr>
          <w:lang w:val="en-US"/>
        </w:rPr>
        <w:t xml:space="preserve">best and most efficient way to </w:t>
      </w:r>
      <w:r w:rsidR="006F347F">
        <w:rPr>
          <w:lang w:val="en-US"/>
        </w:rPr>
        <w:t xml:space="preserve">connect </w:t>
      </w:r>
      <w:r w:rsidR="00272419">
        <w:rPr>
          <w:lang w:val="en-US"/>
        </w:rPr>
        <w:t>all</w:t>
      </w:r>
      <w:r w:rsidR="006F347F">
        <w:rPr>
          <w:lang w:val="en-US"/>
        </w:rPr>
        <w:t xml:space="preserve"> our major components. </w:t>
      </w:r>
      <w:r w:rsidR="00BC0BB1">
        <w:rPr>
          <w:lang w:val="en-US"/>
        </w:rPr>
        <w:t>A</w:t>
      </w:r>
      <w:r w:rsidR="00B23882">
        <w:rPr>
          <w:lang w:val="en-US"/>
        </w:rPr>
        <w:t xml:space="preserve">rticle </w:t>
      </w:r>
      <w:r w:rsidR="00A06C39">
        <w:rPr>
          <w:lang w:val="en-US"/>
        </w:rPr>
        <w:t xml:space="preserve">[1] </w:t>
      </w:r>
      <w:r w:rsidR="00E322C1">
        <w:rPr>
          <w:lang w:val="en-US"/>
        </w:rPr>
        <w:t xml:space="preserve">gave insight into how our </w:t>
      </w:r>
      <w:r w:rsidR="00E87281">
        <w:rPr>
          <w:lang w:val="en-US"/>
        </w:rPr>
        <w:t>PV array and D</w:t>
      </w:r>
      <w:r w:rsidR="00E93CEE">
        <w:rPr>
          <w:lang w:val="en-US"/>
        </w:rPr>
        <w:t xml:space="preserve">C-DC converter </w:t>
      </w:r>
      <w:r w:rsidR="00A03997">
        <w:rPr>
          <w:lang w:val="en-US"/>
        </w:rPr>
        <w:t>should be connected to the rest of our components</w:t>
      </w:r>
      <w:r w:rsidR="00F61A5E">
        <w:rPr>
          <w:lang w:val="en-US"/>
        </w:rPr>
        <w:t xml:space="preserve">. The layout for that portion of the </w:t>
      </w:r>
      <w:r w:rsidR="00C51E7B">
        <w:rPr>
          <w:lang w:val="en-US"/>
        </w:rPr>
        <w:t xml:space="preserve">circuit can be seen in </w:t>
      </w:r>
      <w:r w:rsidR="000766BB">
        <w:rPr>
          <w:lang w:val="en-US"/>
        </w:rPr>
        <w:t>F</w:t>
      </w:r>
      <w:r w:rsidR="00C51E7B">
        <w:rPr>
          <w:lang w:val="en-US"/>
        </w:rPr>
        <w:t xml:space="preserve">igure </w:t>
      </w:r>
      <w:r w:rsidR="000766BB">
        <w:rPr>
          <w:lang w:val="en-US"/>
        </w:rPr>
        <w:t>3</w:t>
      </w:r>
      <w:r w:rsidR="00C51E7B">
        <w:rPr>
          <w:lang w:val="en-US"/>
        </w:rPr>
        <w:t>.</w:t>
      </w:r>
    </w:p>
    <w:p w14:paraId="12753F1A" w14:textId="77777777" w:rsidR="00CF43DF" w:rsidRDefault="00CF43DF" w:rsidP="000179E1">
      <w:pPr>
        <w:pStyle w:val="BodyText"/>
        <w:keepNext/>
        <w:ind w:firstLine="0"/>
      </w:pPr>
      <w:r>
        <w:rPr>
          <w:noProof/>
        </w:rPr>
        <w:drawing>
          <wp:inline distT="0" distB="0" distL="0" distR="0" wp14:anchorId="751101A3" wp14:editId="146AF562">
            <wp:extent cx="3195955" cy="1396621"/>
            <wp:effectExtent l="0" t="0" r="4445" b="0"/>
            <wp:docPr id="1658710604" name="Picture 1658710604" descr="Diagram of a solar pane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0604" name="Picture 1" descr="Diagram of a solar panel syste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1706"/>
                    <a:stretch/>
                  </pic:blipFill>
                  <pic:spPr bwMode="auto">
                    <a:xfrm>
                      <a:off x="0" y="0"/>
                      <a:ext cx="3195955" cy="1396621"/>
                    </a:xfrm>
                    <a:prstGeom prst="rect">
                      <a:avLst/>
                    </a:prstGeom>
                    <a:noFill/>
                    <a:ln>
                      <a:noFill/>
                    </a:ln>
                    <a:extLst>
                      <a:ext uri="{53640926-AAD7-44D8-BBD7-CCE9431645EC}">
                        <a14:shadowObscured xmlns:a14="http://schemas.microsoft.com/office/drawing/2010/main"/>
                      </a:ext>
                    </a:extLst>
                  </pic:spPr>
                </pic:pic>
              </a:graphicData>
            </a:graphic>
          </wp:inline>
        </w:drawing>
      </w:r>
    </w:p>
    <w:p w14:paraId="37027A0C" w14:textId="04E8AE32" w:rsidR="00CF43DF" w:rsidRPr="002810D2" w:rsidRDefault="00CF43DF" w:rsidP="00CF43DF">
      <w:pPr>
        <w:pStyle w:val="Caption"/>
      </w:pPr>
      <w:r>
        <w:t xml:space="preserve">Figure </w:t>
      </w:r>
      <w:r w:rsidR="00AA3488">
        <w:t>3</w:t>
      </w:r>
      <w:r w:rsidR="00524F21">
        <w:t>.</w:t>
      </w:r>
      <w:r w:rsidR="000766BB">
        <w:t xml:space="preserve"> A general layout for </w:t>
      </w:r>
      <w:r w:rsidR="00524F21">
        <w:t>an MPPT</w:t>
      </w:r>
      <w:r w:rsidR="00564DE2">
        <w:t>-</w:t>
      </w:r>
      <w:r w:rsidR="00524F21">
        <w:t xml:space="preserve">controlled </w:t>
      </w:r>
      <w:r w:rsidR="00E24B5D">
        <w:t>b</w:t>
      </w:r>
      <w:r w:rsidR="00524F21">
        <w:t>uck</w:t>
      </w:r>
      <w:r w:rsidR="000E6DBB">
        <w:t>-</w:t>
      </w:r>
      <w:r w:rsidR="00524F21">
        <w:t>boost converter.</w:t>
      </w:r>
    </w:p>
    <w:p w14:paraId="1E35F8DB" w14:textId="4379DF96" w:rsidR="00CF43DF" w:rsidRDefault="00397934" w:rsidP="00215FB7">
      <w:pPr>
        <w:pStyle w:val="BodyText"/>
        <w:rPr>
          <w:lang w:val="en-US"/>
        </w:rPr>
      </w:pPr>
      <w:r>
        <w:rPr>
          <w:lang w:val="en-US"/>
        </w:rPr>
        <w:t xml:space="preserve">It should be noted that </w:t>
      </w:r>
      <w:r w:rsidR="00C70B5B">
        <w:rPr>
          <w:lang w:val="en-US"/>
        </w:rPr>
        <w:t xml:space="preserve">in </w:t>
      </w:r>
      <w:r w:rsidR="000E6DBB">
        <w:rPr>
          <w:lang w:val="en-US"/>
        </w:rPr>
        <w:t>F</w:t>
      </w:r>
      <w:r w:rsidR="00C70B5B">
        <w:rPr>
          <w:lang w:val="en-US"/>
        </w:rPr>
        <w:t xml:space="preserve">igure </w:t>
      </w:r>
      <w:r w:rsidR="005E6D2D">
        <w:rPr>
          <w:lang w:val="en-US"/>
        </w:rPr>
        <w:t>3</w:t>
      </w:r>
      <w:r w:rsidR="00C70B5B">
        <w:rPr>
          <w:lang w:val="en-US"/>
        </w:rPr>
        <w:t xml:space="preserve">, </w:t>
      </w:r>
      <w:r w:rsidR="001E0319">
        <w:rPr>
          <w:lang w:val="en-US"/>
        </w:rPr>
        <w:t xml:space="preserve">MPPT occurs before the </w:t>
      </w:r>
      <w:r w:rsidR="00AC319C">
        <w:rPr>
          <w:lang w:val="en-US"/>
        </w:rPr>
        <w:t>DC-DC converter</w:t>
      </w:r>
      <w:r w:rsidR="00A41FC4">
        <w:rPr>
          <w:lang w:val="en-US"/>
        </w:rPr>
        <w:t xml:space="preserve">. This means </w:t>
      </w:r>
      <w:r w:rsidR="009A089B">
        <w:rPr>
          <w:lang w:val="en-US"/>
        </w:rPr>
        <w:t>the best</w:t>
      </w:r>
      <w:r w:rsidR="00EE5FF8">
        <w:rPr>
          <w:lang w:val="en-US"/>
        </w:rPr>
        <w:t xml:space="preserve"> voltage and current</w:t>
      </w:r>
      <w:r w:rsidR="006D65E6">
        <w:rPr>
          <w:lang w:val="en-US"/>
        </w:rPr>
        <w:t xml:space="preserve"> </w:t>
      </w:r>
      <w:r w:rsidR="00B377D0">
        <w:rPr>
          <w:lang w:val="en-US"/>
        </w:rPr>
        <w:t xml:space="preserve">values will </w:t>
      </w:r>
      <w:r w:rsidR="00E73253">
        <w:rPr>
          <w:lang w:val="en-US"/>
        </w:rPr>
        <w:t>b</w:t>
      </w:r>
      <w:r w:rsidR="00CB2686">
        <w:rPr>
          <w:lang w:val="en-US"/>
        </w:rPr>
        <w:t xml:space="preserve">e </w:t>
      </w:r>
      <w:r w:rsidR="00185D62">
        <w:rPr>
          <w:lang w:val="en-US"/>
        </w:rPr>
        <w:t>input</w:t>
      </w:r>
      <w:r w:rsidR="00CB2686">
        <w:rPr>
          <w:lang w:val="en-US"/>
        </w:rPr>
        <w:t xml:space="preserve"> into </w:t>
      </w:r>
      <w:r w:rsidR="00850797">
        <w:rPr>
          <w:lang w:val="en-US"/>
        </w:rPr>
        <w:t>the</w:t>
      </w:r>
      <w:r w:rsidR="00CB2686">
        <w:rPr>
          <w:lang w:val="en-US"/>
        </w:rPr>
        <w:t xml:space="preserve"> </w:t>
      </w:r>
      <w:r w:rsidR="00EE5FF8">
        <w:rPr>
          <w:lang w:val="en-US"/>
        </w:rPr>
        <w:t xml:space="preserve">DC-DC converter. </w:t>
      </w:r>
      <w:r w:rsidR="00D32514">
        <w:rPr>
          <w:lang w:val="en-US"/>
        </w:rPr>
        <w:t xml:space="preserve">Since </w:t>
      </w:r>
      <w:r w:rsidR="00081997">
        <w:rPr>
          <w:lang w:val="en-US"/>
        </w:rPr>
        <w:t xml:space="preserve">it </w:t>
      </w:r>
      <w:r w:rsidR="00764EF4">
        <w:rPr>
          <w:lang w:val="en-US"/>
        </w:rPr>
        <w:t xml:space="preserve">is now determined where the load will be located, the </w:t>
      </w:r>
      <w:r w:rsidR="00624F87">
        <w:rPr>
          <w:lang w:val="en-US"/>
        </w:rPr>
        <w:t>B</w:t>
      </w:r>
      <w:r w:rsidR="00764EF4">
        <w:rPr>
          <w:lang w:val="en-US"/>
        </w:rPr>
        <w:t>i</w:t>
      </w:r>
      <w:r w:rsidR="007A3E68">
        <w:rPr>
          <w:lang w:val="en-US"/>
        </w:rPr>
        <w:t>d</w:t>
      </w:r>
      <w:r w:rsidR="00764EF4">
        <w:rPr>
          <w:lang w:val="en-US"/>
        </w:rPr>
        <w:t xml:space="preserve">irectional </w:t>
      </w:r>
      <w:r w:rsidR="00624F87">
        <w:rPr>
          <w:lang w:val="en-US"/>
        </w:rPr>
        <w:t>DC-DC converter and battery can be connected in parallel with it. The</w:t>
      </w:r>
      <w:r w:rsidR="0010293A">
        <w:rPr>
          <w:lang w:val="en-US"/>
        </w:rPr>
        <w:t xml:space="preserve">se </w:t>
      </w:r>
      <w:r w:rsidR="007B1853">
        <w:rPr>
          <w:lang w:val="en-US"/>
        </w:rPr>
        <w:t>DC-DC converters will need to have their separate gate drivers</w:t>
      </w:r>
      <w:r w:rsidR="00BB2289">
        <w:rPr>
          <w:lang w:val="en-US"/>
        </w:rPr>
        <w:t xml:space="preserve">, </w:t>
      </w:r>
      <w:r w:rsidR="00BF2D6A">
        <w:rPr>
          <w:lang w:val="en-US"/>
        </w:rPr>
        <w:t>which are then controlled by the Arduino.</w:t>
      </w:r>
      <w:r w:rsidR="00297AB5">
        <w:rPr>
          <w:lang w:val="en-US"/>
        </w:rPr>
        <w:t xml:space="preserve"> </w:t>
      </w:r>
      <w:r w:rsidR="000C184A">
        <w:rPr>
          <w:lang w:val="en-US"/>
        </w:rPr>
        <w:t xml:space="preserve">After a layout for the circuit was found, the final topology was created. It can be seen in </w:t>
      </w:r>
      <w:r w:rsidR="006C25C0">
        <w:rPr>
          <w:lang w:val="en-US"/>
        </w:rPr>
        <w:t>F</w:t>
      </w:r>
      <w:r w:rsidR="000C184A">
        <w:rPr>
          <w:lang w:val="en-US"/>
        </w:rPr>
        <w:t>igure</w:t>
      </w:r>
      <w:r w:rsidR="000B4AB2">
        <w:rPr>
          <w:lang w:val="en-US"/>
        </w:rPr>
        <w:t xml:space="preserve"> </w:t>
      </w:r>
      <w:r w:rsidR="005E6D2D">
        <w:rPr>
          <w:lang w:val="en-US"/>
        </w:rPr>
        <w:t>4</w:t>
      </w:r>
      <w:r w:rsidR="000B4AB2">
        <w:rPr>
          <w:lang w:val="en-US"/>
        </w:rPr>
        <w:t>.</w:t>
      </w:r>
    </w:p>
    <w:p w14:paraId="4A663FFC" w14:textId="77777777" w:rsidR="003C1300" w:rsidRDefault="00AA3905" w:rsidP="000179E1">
      <w:pPr>
        <w:pStyle w:val="BodyText"/>
        <w:keepNext/>
      </w:pPr>
      <w:r w:rsidRPr="00AA3905">
        <w:rPr>
          <w:noProof/>
          <w:lang w:val="en-US"/>
        </w:rPr>
        <w:drawing>
          <wp:inline distT="0" distB="0" distL="0" distR="0" wp14:anchorId="0A47B41D" wp14:editId="2E6B0D81">
            <wp:extent cx="2962275" cy="1838325"/>
            <wp:effectExtent l="0" t="0" r="9525" b="9525"/>
            <wp:docPr id="7" name="Picture 7" descr="A diagram of a circuit board&#10;&#10;Description automatically generated">
              <a:extLst xmlns:a="http://schemas.openxmlformats.org/drawingml/2006/main">
                <a:ext uri="{FF2B5EF4-FFF2-40B4-BE49-F238E27FC236}">
                  <a16:creationId xmlns:a16="http://schemas.microsoft.com/office/drawing/2014/main" id="{0D021BD2-EEED-8ABD-717D-A4C53160E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ircuit board&#10;&#10;Description automatically generated">
                      <a:extLst>
                        <a:ext uri="{FF2B5EF4-FFF2-40B4-BE49-F238E27FC236}">
                          <a16:creationId xmlns:a16="http://schemas.microsoft.com/office/drawing/2014/main" id="{0D021BD2-EEED-8ABD-717D-A4C53160EF7C}"/>
                        </a:ext>
                      </a:extLst>
                    </pic:cNvPr>
                    <pic:cNvPicPr>
                      <a:picLocks noChangeAspect="1"/>
                    </pic:cNvPicPr>
                  </pic:nvPicPr>
                  <pic:blipFill>
                    <a:blip r:embed="rId15"/>
                    <a:stretch>
                      <a:fillRect/>
                    </a:stretch>
                  </pic:blipFill>
                  <pic:spPr>
                    <a:xfrm>
                      <a:off x="0" y="0"/>
                      <a:ext cx="2962275" cy="1838325"/>
                    </a:xfrm>
                    <a:prstGeom prst="rect">
                      <a:avLst/>
                    </a:prstGeom>
                    <a:ln>
                      <a:noFill/>
                    </a:ln>
                    <a:effectLst/>
                  </pic:spPr>
                </pic:pic>
              </a:graphicData>
            </a:graphic>
          </wp:inline>
        </w:drawing>
      </w:r>
    </w:p>
    <w:p w14:paraId="6D63430F" w14:textId="53CAAC63" w:rsidR="00A3391D" w:rsidRDefault="003C1300" w:rsidP="003C1300">
      <w:pPr>
        <w:pStyle w:val="Caption"/>
      </w:pPr>
      <w:r>
        <w:t xml:space="preserve">Figure </w:t>
      </w:r>
      <w:r w:rsidR="00947D07">
        <w:t>4</w:t>
      </w:r>
      <w:r w:rsidR="00524F21">
        <w:t>. The proposed circuit topology for this project.</w:t>
      </w:r>
    </w:p>
    <w:p w14:paraId="5F383B16" w14:textId="14AEAFEF" w:rsidR="008C0735" w:rsidRDefault="00542E93" w:rsidP="008C0735">
      <w:pPr>
        <w:pStyle w:val="BodyText"/>
        <w:rPr>
          <w:lang w:val="en-US"/>
        </w:rPr>
      </w:pPr>
      <w:r>
        <w:rPr>
          <w:lang w:val="en-US"/>
        </w:rPr>
        <w:t xml:space="preserve">The final topology included in </w:t>
      </w:r>
      <w:r w:rsidR="00DA5A96">
        <w:rPr>
          <w:lang w:val="en-US"/>
        </w:rPr>
        <w:t>F</w:t>
      </w:r>
      <w:r>
        <w:rPr>
          <w:lang w:val="en-US"/>
        </w:rPr>
        <w:t xml:space="preserve">igure </w:t>
      </w:r>
      <w:r w:rsidR="00947D07">
        <w:rPr>
          <w:lang w:val="en-US"/>
        </w:rPr>
        <w:t>4</w:t>
      </w:r>
      <w:r>
        <w:rPr>
          <w:lang w:val="en-US"/>
        </w:rPr>
        <w:t xml:space="preserve"> </w:t>
      </w:r>
      <w:r w:rsidR="0084425D">
        <w:rPr>
          <w:lang w:val="en-US"/>
        </w:rPr>
        <w:t>accounts for all major components in the circuit</w:t>
      </w:r>
      <w:r w:rsidR="009562F8">
        <w:rPr>
          <w:lang w:val="en-US"/>
        </w:rPr>
        <w:t xml:space="preserve">. </w:t>
      </w:r>
      <w:r w:rsidR="0010424A">
        <w:rPr>
          <w:lang w:val="en-US"/>
        </w:rPr>
        <w:t xml:space="preserve">Figure </w:t>
      </w:r>
      <w:r w:rsidR="00947D07">
        <w:rPr>
          <w:lang w:val="en-US"/>
        </w:rPr>
        <w:t>4</w:t>
      </w:r>
      <w:r w:rsidR="0010424A">
        <w:rPr>
          <w:lang w:val="en-US"/>
        </w:rPr>
        <w:t xml:space="preserve"> </w:t>
      </w:r>
      <w:r w:rsidR="00DA2559">
        <w:rPr>
          <w:lang w:val="en-US"/>
        </w:rPr>
        <w:t xml:space="preserve">is the </w:t>
      </w:r>
      <w:r w:rsidR="00DA3598">
        <w:rPr>
          <w:lang w:val="en-US"/>
        </w:rPr>
        <w:t>foundation of the project</w:t>
      </w:r>
      <w:r w:rsidR="002D7F53">
        <w:rPr>
          <w:lang w:val="en-US"/>
        </w:rPr>
        <w:t xml:space="preserve">; once this </w:t>
      </w:r>
      <w:r w:rsidR="004B7D77">
        <w:rPr>
          <w:lang w:val="en-US"/>
        </w:rPr>
        <w:t>i</w:t>
      </w:r>
      <w:r w:rsidR="002D7F53">
        <w:rPr>
          <w:lang w:val="en-US"/>
        </w:rPr>
        <w:t>s completed, prototyping and implementation could begin.</w:t>
      </w:r>
    </w:p>
    <w:p w14:paraId="642F2AF5" w14:textId="3D54D514" w:rsidR="00776293" w:rsidRDefault="00C24C70" w:rsidP="00C24C70">
      <w:pPr>
        <w:pStyle w:val="BodyText"/>
        <w:ind w:firstLine="0"/>
        <w:rPr>
          <w:lang w:val="en-US"/>
        </w:rPr>
      </w:pPr>
      <w:r>
        <w:rPr>
          <w:lang w:val="en-US"/>
        </w:rPr>
        <w:tab/>
        <w:t>Jonathan and Binh worked to create the two gate drivers</w:t>
      </w:r>
      <w:r w:rsidR="00B9086B">
        <w:rPr>
          <w:lang w:val="en-US"/>
        </w:rPr>
        <w:t xml:space="preserve">, </w:t>
      </w:r>
      <w:r w:rsidR="005163BF">
        <w:rPr>
          <w:lang w:val="en-US"/>
        </w:rPr>
        <w:t xml:space="preserve">one is seen in </w:t>
      </w:r>
      <w:r w:rsidR="00BA589C">
        <w:rPr>
          <w:lang w:val="en-US"/>
        </w:rPr>
        <w:t xml:space="preserve">Figure </w:t>
      </w:r>
      <w:r w:rsidR="000931CD">
        <w:rPr>
          <w:lang w:val="en-US"/>
        </w:rPr>
        <w:t>5</w:t>
      </w:r>
      <w:r w:rsidR="00AB5D60">
        <w:rPr>
          <w:lang w:val="en-US"/>
        </w:rPr>
        <w:t>, on the to</w:t>
      </w:r>
      <w:r w:rsidR="009241E5">
        <w:rPr>
          <w:lang w:val="en-US"/>
        </w:rPr>
        <w:t>p breadboard</w:t>
      </w:r>
      <w:r w:rsidR="00A9494E">
        <w:rPr>
          <w:lang w:val="en-US"/>
        </w:rPr>
        <w:t>. They also worked to create both of the DC-DC converters</w:t>
      </w:r>
      <w:r w:rsidR="00F67782">
        <w:rPr>
          <w:lang w:val="en-US"/>
        </w:rPr>
        <w:t xml:space="preserve">, both of which are shown in Figure </w:t>
      </w:r>
      <w:r w:rsidR="000931CD">
        <w:rPr>
          <w:lang w:val="en-US"/>
        </w:rPr>
        <w:t>5</w:t>
      </w:r>
      <w:r w:rsidR="00F67782">
        <w:rPr>
          <w:lang w:val="en-US"/>
        </w:rPr>
        <w:t xml:space="preserve"> and Figure </w:t>
      </w:r>
      <w:r w:rsidR="000931CD">
        <w:rPr>
          <w:lang w:val="en-US"/>
        </w:rPr>
        <w:t>6</w:t>
      </w:r>
      <w:r w:rsidR="00F67782">
        <w:rPr>
          <w:lang w:val="en-US"/>
        </w:rPr>
        <w:t xml:space="preserve">. </w:t>
      </w:r>
    </w:p>
    <w:p w14:paraId="4AC8D7B2" w14:textId="7222ECCA" w:rsidR="00DD5CD1" w:rsidRDefault="00DD5CD1" w:rsidP="0004424C">
      <w:pPr>
        <w:pStyle w:val="BodyText"/>
        <w:jc w:val="center"/>
        <w:rPr>
          <w:lang w:val="en-US"/>
        </w:rPr>
      </w:pPr>
      <w:r w:rsidRPr="00DD5CD1">
        <w:rPr>
          <w:lang w:val="en-US"/>
        </w:rPr>
        <w:drawing>
          <wp:inline distT="0" distB="0" distL="0" distR="0" wp14:anchorId="40E2FD9D" wp14:editId="1952447D">
            <wp:extent cx="1364323" cy="2050806"/>
            <wp:effectExtent l="0" t="318" r="7303" b="7302"/>
            <wp:docPr id="2050" name="Picture 2050" descr="A circuit board with wires and cables&#10;&#10;Description automatically generated">
              <a:extLst xmlns:a="http://schemas.openxmlformats.org/drawingml/2006/main">
                <a:ext uri="{FF2B5EF4-FFF2-40B4-BE49-F238E27FC236}">
                  <a16:creationId xmlns:a16="http://schemas.microsoft.com/office/drawing/2014/main" id="{ADAF0965-A74C-3745-E9D2-E4687C74D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circuit board with wires and cables&#10;&#10;Description automatically generated">
                      <a:extLst>
                        <a:ext uri="{FF2B5EF4-FFF2-40B4-BE49-F238E27FC236}">
                          <a16:creationId xmlns:a16="http://schemas.microsoft.com/office/drawing/2014/main" id="{ADAF0965-A74C-3745-E9D2-E4687C74D254}"/>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752" t="19697" r="14267" b="16076"/>
                    <a:stretch/>
                  </pic:blipFill>
                  <pic:spPr bwMode="auto">
                    <a:xfrm rot="16200000">
                      <a:off x="0" y="0"/>
                      <a:ext cx="1365558" cy="2052663"/>
                    </a:xfrm>
                    <a:prstGeom prst="rect">
                      <a:avLst/>
                    </a:prstGeom>
                    <a:noFill/>
                    <a:ln>
                      <a:noFill/>
                    </a:ln>
                    <a:extLst>
                      <a:ext uri="{53640926-AAD7-44D8-BBD7-CCE9431645EC}">
                        <a14:shadowObscured xmlns:a14="http://schemas.microsoft.com/office/drawing/2010/main"/>
                      </a:ext>
                    </a:extLst>
                  </pic:spPr>
                </pic:pic>
              </a:graphicData>
            </a:graphic>
          </wp:inline>
        </w:drawing>
      </w:r>
    </w:p>
    <w:p w14:paraId="227475A3" w14:textId="61BAA942" w:rsidR="006D1159" w:rsidRDefault="006D1159" w:rsidP="006D1159">
      <w:pPr>
        <w:pStyle w:val="Caption"/>
      </w:pPr>
      <w:r>
        <w:t xml:space="preserve">Figure </w:t>
      </w:r>
      <w:r w:rsidR="000931CD">
        <w:t>5</w:t>
      </w:r>
      <w:r w:rsidR="002552E6">
        <w:t>. Two breadboards containing the buck-boost converter, its gate driver, and the Arduino Micro.</w:t>
      </w:r>
    </w:p>
    <w:p w14:paraId="7C712AF6" w14:textId="2BE9419E" w:rsidR="00C24C70" w:rsidRDefault="00C24C70" w:rsidP="0004424C">
      <w:pPr>
        <w:pStyle w:val="BodyText"/>
        <w:jc w:val="center"/>
        <w:rPr>
          <w:lang w:val="en-US"/>
        </w:rPr>
      </w:pPr>
      <w:r w:rsidRPr="00784130">
        <w:rPr>
          <w:lang w:val="en-US"/>
        </w:rPr>
        <w:drawing>
          <wp:inline distT="0" distB="0" distL="0" distR="0" wp14:anchorId="2E8715DA" wp14:editId="0F5E22AA">
            <wp:extent cx="1431264" cy="1646758"/>
            <wp:effectExtent l="6350" t="0" r="4445" b="4445"/>
            <wp:docPr id="4" name="Picture 4" descr="A white circuit board with wires and wires&#10;&#10;Description automatically generated">
              <a:extLst xmlns:a="http://schemas.openxmlformats.org/drawingml/2006/main">
                <a:ext uri="{FF2B5EF4-FFF2-40B4-BE49-F238E27FC236}">
                  <a16:creationId xmlns:a16="http://schemas.microsoft.com/office/drawing/2014/main" id="{8355E56C-4834-3909-6E52-461A5F4CC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white circuit board with wires and wires&#10;&#10;Description automatically generated">
                      <a:extLst>
                        <a:ext uri="{FF2B5EF4-FFF2-40B4-BE49-F238E27FC236}">
                          <a16:creationId xmlns:a16="http://schemas.microsoft.com/office/drawing/2014/main" id="{8355E56C-4834-3909-6E52-461A5F4CCD04}"/>
                        </a:ext>
                      </a:extLst>
                    </pic:cNvPr>
                    <pic:cNvPicPr>
                      <a:picLocks noChangeAspect="1"/>
                    </pic:cNvPicPr>
                  </pic:nvPicPr>
                  <pic:blipFill rotWithShape="1">
                    <a:blip r:embed="rId17"/>
                    <a:srcRect t="40615" r="14125"/>
                    <a:stretch/>
                  </pic:blipFill>
                  <pic:spPr bwMode="auto">
                    <a:xfrm rot="5400000">
                      <a:off x="0" y="0"/>
                      <a:ext cx="1436330" cy="1652587"/>
                    </a:xfrm>
                    <a:prstGeom prst="rect">
                      <a:avLst/>
                    </a:prstGeom>
                    <a:ln>
                      <a:noFill/>
                    </a:ln>
                    <a:extLst>
                      <a:ext uri="{53640926-AAD7-44D8-BBD7-CCE9431645EC}">
                        <a14:shadowObscured xmlns:a14="http://schemas.microsoft.com/office/drawing/2010/main"/>
                      </a:ext>
                    </a:extLst>
                  </pic:spPr>
                </pic:pic>
              </a:graphicData>
            </a:graphic>
          </wp:inline>
        </w:drawing>
      </w:r>
    </w:p>
    <w:p w14:paraId="4ABB89DD" w14:textId="75406D0A" w:rsidR="002552E6" w:rsidRDefault="002552E6" w:rsidP="002552E6">
      <w:pPr>
        <w:pStyle w:val="Caption"/>
      </w:pPr>
      <w:r>
        <w:t>Figure</w:t>
      </w:r>
      <w:r w:rsidR="00862BE2">
        <w:t xml:space="preserve"> </w:t>
      </w:r>
      <w:r w:rsidR="000931CD">
        <w:t>6</w:t>
      </w:r>
      <w:r w:rsidR="00862BE2">
        <w:t xml:space="preserve">. </w:t>
      </w:r>
      <w:r w:rsidR="00862C39">
        <w:t>The Bidirectional DC-DC converter with its gate driver.</w:t>
      </w:r>
    </w:p>
    <w:p w14:paraId="2EF9BED9" w14:textId="2F7BBFF2" w:rsidR="00E35FA7" w:rsidRDefault="00E35FA7" w:rsidP="00E35FA7">
      <w:pPr>
        <w:pStyle w:val="BodyText"/>
        <w:rPr>
          <w:lang w:val="en-US"/>
        </w:rPr>
      </w:pPr>
      <w:r>
        <w:rPr>
          <w:lang w:val="en-US"/>
        </w:rPr>
        <w:t xml:space="preserve">To save space, the </w:t>
      </w:r>
      <w:r w:rsidR="00624356">
        <w:rPr>
          <w:lang w:val="en-US"/>
        </w:rPr>
        <w:t xml:space="preserve">Bidirectional DC-DC converter and its gate driver </w:t>
      </w:r>
      <w:r w:rsidR="00862BE2">
        <w:rPr>
          <w:lang w:val="en-US"/>
        </w:rPr>
        <w:t>were</w:t>
      </w:r>
      <w:r w:rsidR="00624356">
        <w:rPr>
          <w:lang w:val="en-US"/>
        </w:rPr>
        <w:t xml:space="preserve"> condensed onto one</w:t>
      </w:r>
      <w:r w:rsidR="00E56527">
        <w:rPr>
          <w:lang w:val="en-US"/>
        </w:rPr>
        <w:t xml:space="preserve"> breadboard, taking up only about half of the </w:t>
      </w:r>
      <w:r w:rsidR="006874DF">
        <w:rPr>
          <w:lang w:val="en-US"/>
        </w:rPr>
        <w:t>breadboard as a whole</w:t>
      </w:r>
      <w:r w:rsidR="008F0630">
        <w:rPr>
          <w:lang w:val="en-US"/>
        </w:rPr>
        <w:t xml:space="preserve">, </w:t>
      </w:r>
      <w:r w:rsidR="002222D3">
        <w:rPr>
          <w:lang w:val="en-US"/>
        </w:rPr>
        <w:t xml:space="preserve">as </w:t>
      </w:r>
      <w:r w:rsidR="008F0630">
        <w:rPr>
          <w:lang w:val="en-US"/>
        </w:rPr>
        <w:t xml:space="preserve">seen in </w:t>
      </w:r>
      <w:r w:rsidR="006D1159">
        <w:rPr>
          <w:lang w:val="en-US"/>
        </w:rPr>
        <w:t xml:space="preserve">Figure </w:t>
      </w:r>
      <w:r w:rsidR="00C9508D">
        <w:rPr>
          <w:lang w:val="en-US"/>
        </w:rPr>
        <w:t>6</w:t>
      </w:r>
      <w:r w:rsidR="006D1159">
        <w:rPr>
          <w:lang w:val="en-US"/>
        </w:rPr>
        <w:t xml:space="preserve">. </w:t>
      </w:r>
      <w:r w:rsidR="00E56527">
        <w:rPr>
          <w:lang w:val="en-US"/>
        </w:rPr>
        <w:t xml:space="preserve"> </w:t>
      </w:r>
    </w:p>
    <w:p w14:paraId="680B98B5" w14:textId="77777777" w:rsidR="00372102" w:rsidRPr="0003139C" w:rsidRDefault="00372102" w:rsidP="00372102">
      <w:pPr>
        <w:pStyle w:val="Heading2"/>
      </w:pPr>
      <w:r>
        <w:t>Programming</w:t>
      </w:r>
    </w:p>
    <w:p w14:paraId="1FEE453A" w14:textId="77777777" w:rsidR="00372102" w:rsidRDefault="00372102" w:rsidP="00372102">
      <w:pPr>
        <w:pStyle w:val="BodyText"/>
        <w:rPr>
          <w:lang w:val="en-US"/>
        </w:rPr>
      </w:pPr>
      <w:r>
        <w:rPr>
          <w:lang w:val="en-US"/>
        </w:rPr>
        <w:t>The programming has been especially difficult. Devin worked through four different prototypes of the code, with each prototype using a different implementation of a timer. The prototype attempted to use digitalWrite(); to make a PWM signal directly, though we have not yet tested code to perform the MPPT calculations. This first method did not work because, while it is simple to create two static complementary PWM signals with the delay(); method, we could not find a way to implement adjustable timing to the code as required by the project to function properly. The second version of the code used analogWrite(); to generate the PWM signal, but we found that the map(); method could not generate the signal at the bit rate required, as it performs integer math to make the mapping. The third version of the code takes advantage of the timer registers supplied by the ARM64 processor on the Arduino. We do not truly understand how the timer registers work, but we do know that the code works as it should. We made a fourth version of the code that uses the TimerOne library, but we ran into issues with timing and reverted to version three.</w:t>
      </w:r>
    </w:p>
    <w:p w14:paraId="12E28403" w14:textId="77777777" w:rsidR="00372102" w:rsidRDefault="00372102" w:rsidP="00372102">
      <w:pPr>
        <w:pStyle w:val="BodyText"/>
        <w:rPr>
          <w:lang w:val="en-US"/>
        </w:rPr>
      </w:pPr>
      <w:r>
        <w:rPr>
          <w:lang w:val="en-US"/>
        </w:rPr>
        <w:t xml:space="preserve">The first two versions of the code had an issue where the period of the compliment signal was not aligned with the period of the main signal. This resulted in what appeared to be a half-period phase shift, which is not ideal, as two MOSFETs cannot be on at the same time. Version four of the code simply did not work the way it was intended. This was more than likely due to a lack of understanding. </w:t>
      </w:r>
    </w:p>
    <w:p w14:paraId="3A81E353" w14:textId="77777777" w:rsidR="00194C05" w:rsidRDefault="00194C05" w:rsidP="00D7677C">
      <w:pPr>
        <w:pStyle w:val="BodyText"/>
        <w:jc w:val="left"/>
        <w:rPr>
          <w:lang w:val="en-US"/>
        </w:rPr>
      </w:pPr>
    </w:p>
    <w:p w14:paraId="01ECACC7" w14:textId="42E9A5F6" w:rsidR="00FF7E99" w:rsidRDefault="00FF7E99" w:rsidP="00FF7E99">
      <w:pPr>
        <w:pStyle w:val="Heading2"/>
      </w:pPr>
      <w:r>
        <w:t>PCB Prototype</w:t>
      </w:r>
    </w:p>
    <w:p w14:paraId="7E2AA699" w14:textId="207FB6A2" w:rsidR="00FF7E99" w:rsidRDefault="00320596" w:rsidP="00215FB7">
      <w:pPr>
        <w:ind w:firstLine="288"/>
        <w:jc w:val="both"/>
      </w:pPr>
      <w:r>
        <w:t xml:space="preserve">The last thing that we </w:t>
      </w:r>
      <w:r w:rsidR="00693112">
        <w:t xml:space="preserve">started work on was the PCB. </w:t>
      </w:r>
      <w:r w:rsidR="004B7D77">
        <w:t>We intend</w:t>
      </w:r>
      <w:r w:rsidR="00693112">
        <w:t xml:space="preserve"> to </w:t>
      </w:r>
      <w:r w:rsidR="00CB1894">
        <w:t xml:space="preserve">have a fully working PCB design that is ready to be milled out by the time </w:t>
      </w:r>
      <w:r w:rsidR="004B5857">
        <w:t>breadboarding and programming are completed.</w:t>
      </w:r>
    </w:p>
    <w:p w14:paraId="7EC0915D" w14:textId="77777777" w:rsidR="00BA55CB" w:rsidRDefault="004B5857" w:rsidP="00215FB7">
      <w:pPr>
        <w:ind w:firstLine="288"/>
        <w:jc w:val="both"/>
      </w:pPr>
      <w:r>
        <w:t xml:space="preserve">To make the PCB, Devin </w:t>
      </w:r>
      <w:r w:rsidR="006E0758">
        <w:t xml:space="preserve">started by recreating the electrical schematic </w:t>
      </w:r>
      <w:r w:rsidR="000C1FA2">
        <w:t xml:space="preserve">in KiCad, a PCB design software similar to the likes of Autodesk EAGLE or NI Ultiboard. </w:t>
      </w:r>
      <w:r w:rsidR="00170BD9">
        <w:t xml:space="preserve">Devin also added in some extra components that were not included with the simulation files and </w:t>
      </w:r>
      <w:r w:rsidR="00264951">
        <w:t xml:space="preserve">made sure that all the </w:t>
      </w:r>
      <w:r w:rsidR="009B6F68">
        <w:t>devices that were placed ha</w:t>
      </w:r>
      <w:r w:rsidR="009415A7">
        <w:t>d</w:t>
      </w:r>
      <w:r w:rsidR="009B6F68">
        <w:t xml:space="preserve"> parity with the Multisim counter</w:t>
      </w:r>
      <w:r w:rsidR="006A3971">
        <w:t>part.</w:t>
      </w:r>
      <w:r w:rsidR="002C68D8">
        <w:t xml:space="preserve"> </w:t>
      </w:r>
    </w:p>
    <w:p w14:paraId="5F583554" w14:textId="77777777" w:rsidR="00C86275" w:rsidRDefault="00C86275" w:rsidP="00215FB7">
      <w:pPr>
        <w:ind w:firstLine="288"/>
        <w:jc w:val="both"/>
      </w:pPr>
    </w:p>
    <w:p w14:paraId="50EE3C17" w14:textId="40F03B01" w:rsidR="00BA55CB" w:rsidRDefault="00C86275" w:rsidP="000179E1">
      <w:pPr>
        <w:ind w:firstLine="288"/>
        <w:jc w:val="both"/>
      </w:pPr>
      <w:r w:rsidRPr="00C86275">
        <w:drawing>
          <wp:inline distT="0" distB="0" distL="0" distR="0" wp14:anchorId="6F41EC26" wp14:editId="5ECCF16E">
            <wp:extent cx="2908935" cy="2249811"/>
            <wp:effectExtent l="0" t="0" r="5715" b="0"/>
            <wp:docPr id="13" name="Picture 13" descr="A circuit board with many wires&#10;&#10;Description automatically generated">
              <a:extLst xmlns:a="http://schemas.openxmlformats.org/drawingml/2006/main">
                <a:ext uri="{FF2B5EF4-FFF2-40B4-BE49-F238E27FC236}">
                  <a16:creationId xmlns:a16="http://schemas.microsoft.com/office/drawing/2014/main" id="{ED83A03A-BEBE-8493-920C-89D2A4533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ircuit board with many wires&#10;&#10;Description automatically generated">
                      <a:extLst>
                        <a:ext uri="{FF2B5EF4-FFF2-40B4-BE49-F238E27FC236}">
                          <a16:creationId xmlns:a16="http://schemas.microsoft.com/office/drawing/2014/main" id="{ED83A03A-BEBE-8493-920C-89D2A4533955}"/>
                        </a:ext>
                      </a:extLst>
                    </pic:cNvPr>
                    <pic:cNvPicPr>
                      <a:picLocks noChangeAspect="1"/>
                    </pic:cNvPicPr>
                  </pic:nvPicPr>
                  <pic:blipFill rotWithShape="1">
                    <a:blip r:embed="rId18"/>
                    <a:srcRect l="-1" t="-446" r="-107" b="-116"/>
                    <a:stretch/>
                  </pic:blipFill>
                  <pic:spPr bwMode="auto">
                    <a:xfrm>
                      <a:off x="0" y="0"/>
                      <a:ext cx="2910177" cy="2250772"/>
                    </a:xfrm>
                    <a:prstGeom prst="rect">
                      <a:avLst/>
                    </a:prstGeom>
                    <a:noFill/>
                    <a:ln>
                      <a:noFill/>
                    </a:ln>
                    <a:extLst>
                      <a:ext uri="{53640926-AAD7-44D8-BBD7-CCE9431645EC}">
                        <a14:shadowObscured xmlns:a14="http://schemas.microsoft.com/office/drawing/2010/main"/>
                      </a:ext>
                    </a:extLst>
                  </pic:spPr>
                </pic:pic>
              </a:graphicData>
            </a:graphic>
          </wp:inline>
        </w:drawing>
      </w:r>
    </w:p>
    <w:p w14:paraId="3C4B14EC" w14:textId="22C96271" w:rsidR="00C86275" w:rsidRDefault="00C86275" w:rsidP="00C86275">
      <w:pPr>
        <w:pStyle w:val="Caption"/>
      </w:pPr>
      <w:r>
        <w:t xml:space="preserve">Figure </w:t>
      </w:r>
      <w:r w:rsidR="00E73EF0">
        <w:t>7</w:t>
      </w:r>
      <w:r>
        <w:t xml:space="preserve">. </w:t>
      </w:r>
      <w:r w:rsidR="00D04734">
        <w:t>One of two gate drivers recreated within the KiCad schematic file.</w:t>
      </w:r>
    </w:p>
    <w:p w14:paraId="469FDA0E" w14:textId="39708FDF" w:rsidR="00C048CC" w:rsidRDefault="002C68D8" w:rsidP="00215FB7">
      <w:pPr>
        <w:ind w:firstLine="288"/>
        <w:jc w:val="both"/>
      </w:pPr>
      <w:r>
        <w:t xml:space="preserve">Once this was done, </w:t>
      </w:r>
      <w:r w:rsidR="004034FE">
        <w:t xml:space="preserve">the parts then had to have their footprints assigned </w:t>
      </w:r>
      <w:r w:rsidR="00D510F5">
        <w:t xml:space="preserve">so that KiCad knew what to show when the PCB layout was being created. </w:t>
      </w:r>
      <w:r w:rsidR="005034B9">
        <w:t xml:space="preserve">For the more specialized devices, like the </w:t>
      </w:r>
      <w:r w:rsidR="005034B9" w:rsidRPr="00DF5D84">
        <w:t xml:space="preserve">Arduino Micro </w:t>
      </w:r>
      <w:r w:rsidR="00A6585E">
        <w:t>(</w:t>
      </w:r>
      <w:r w:rsidR="005034B9" w:rsidRPr="00DF5D84">
        <w:t xml:space="preserve">Figure </w:t>
      </w:r>
      <w:r w:rsidR="00B83D49">
        <w:t>8</w:t>
      </w:r>
      <w:r w:rsidR="00A6585E">
        <w:t>)</w:t>
      </w:r>
      <w:r w:rsidR="00423E92">
        <w:t>,</w:t>
      </w:r>
      <w:r w:rsidR="005034B9">
        <w:t xml:space="preserve"> </w:t>
      </w:r>
      <w:r w:rsidR="00FD0E3E">
        <w:t>the</w:t>
      </w:r>
      <w:r w:rsidR="00BB11CD">
        <w:t>ir</w:t>
      </w:r>
      <w:r w:rsidR="00FD0E3E">
        <w:t xml:space="preserve"> footprint was already assigned. </w:t>
      </w:r>
    </w:p>
    <w:p w14:paraId="165892FE" w14:textId="1D02DCED" w:rsidR="00C44009" w:rsidRDefault="00C44009" w:rsidP="000179E1">
      <w:pPr>
        <w:ind w:firstLine="288"/>
        <w:jc w:val="both"/>
      </w:pPr>
      <w:r w:rsidRPr="00C44009">
        <w:drawing>
          <wp:inline distT="0" distB="0" distL="0" distR="0" wp14:anchorId="11E22BF8" wp14:editId="227C3B8E">
            <wp:extent cx="2894275" cy="1204750"/>
            <wp:effectExtent l="0" t="0" r="1905" b="0"/>
            <wp:docPr id="576196579" name="Picture 5761965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6579" name="Picture 1" descr="A screen shot of a computer&#10;&#10;Description automatically generated"/>
                    <pic:cNvPicPr/>
                  </pic:nvPicPr>
                  <pic:blipFill>
                    <a:blip r:embed="rId19"/>
                    <a:stretch>
                      <a:fillRect/>
                    </a:stretch>
                  </pic:blipFill>
                  <pic:spPr>
                    <a:xfrm>
                      <a:off x="0" y="0"/>
                      <a:ext cx="2921101" cy="1215917"/>
                    </a:xfrm>
                    <a:prstGeom prst="rect">
                      <a:avLst/>
                    </a:prstGeom>
                  </pic:spPr>
                </pic:pic>
              </a:graphicData>
            </a:graphic>
          </wp:inline>
        </w:drawing>
      </w:r>
    </w:p>
    <w:p w14:paraId="5291B02C" w14:textId="79CCF1A8" w:rsidR="00AA6C2B" w:rsidRDefault="00A87DEC" w:rsidP="00AA6C2B">
      <w:pPr>
        <w:pStyle w:val="Caption"/>
      </w:pPr>
      <w:r>
        <w:t xml:space="preserve">Figure </w:t>
      </w:r>
      <w:r w:rsidR="00E73EF0">
        <w:t>8</w:t>
      </w:r>
      <w:r w:rsidR="00901B70">
        <w:t>. The footprint of the Arduino Micro. The Arduino Nano and the Arduino Micro have the same footprint.</w:t>
      </w:r>
    </w:p>
    <w:p w14:paraId="3B8A6A73" w14:textId="397F6302" w:rsidR="004B5857" w:rsidRDefault="00FD0E3E" w:rsidP="00215FB7">
      <w:pPr>
        <w:ind w:firstLine="288"/>
        <w:jc w:val="both"/>
      </w:pPr>
      <w:r>
        <w:t xml:space="preserve">There is, however, ambiguity for more general components, like resistors, capacitors, and inductors, that </w:t>
      </w:r>
      <w:r w:rsidR="00182161">
        <w:t>need to be measured and given their</w:t>
      </w:r>
      <w:r w:rsidR="00266682">
        <w:t xml:space="preserve"> footprints </w:t>
      </w:r>
      <w:r w:rsidR="0041732E">
        <w:t>appropriately.</w:t>
      </w:r>
      <w:r w:rsidR="002C68D8">
        <w:t xml:space="preserve"> </w:t>
      </w:r>
      <w:r w:rsidR="005D2E4D">
        <w:t xml:space="preserve">These components don’t </w:t>
      </w:r>
      <w:r w:rsidR="00813C32">
        <w:t xml:space="preserve">have a proper </w:t>
      </w:r>
      <w:r w:rsidR="00812051">
        <w:t>dimensional measurement on their datasheets, simply because they are so generic, so D</w:t>
      </w:r>
      <w:r w:rsidR="00853539">
        <w:t>evin had to measure their dim</w:t>
      </w:r>
      <w:r w:rsidR="00CB2963">
        <w:t xml:space="preserve">ensions with a set of calipers and make a rough comparison with the provided footprints in KiCad </w:t>
      </w:r>
      <w:r w:rsidR="00200465">
        <w:t>to find which ones could work properly.</w:t>
      </w:r>
      <w:r w:rsidR="006611FF">
        <w:t xml:space="preserve"> </w:t>
      </w:r>
      <w:r w:rsidR="00830D6D">
        <w:t xml:space="preserve">Once all the </w:t>
      </w:r>
      <w:r w:rsidR="00A50FFE">
        <w:t xml:space="preserve">required </w:t>
      </w:r>
      <w:r w:rsidR="00830D6D">
        <w:t xml:space="preserve">devices </w:t>
      </w:r>
      <w:r w:rsidR="00675F0B">
        <w:t xml:space="preserve">were placed into the schematic file and given their </w:t>
      </w:r>
      <w:r w:rsidR="00D92B36">
        <w:t xml:space="preserve">footprints, all the devices could then be </w:t>
      </w:r>
      <w:r w:rsidR="003355CB">
        <w:t xml:space="preserve">directly </w:t>
      </w:r>
      <w:r w:rsidR="00D92B36">
        <w:t xml:space="preserve">imported into the PCB </w:t>
      </w:r>
      <w:r w:rsidR="00287983">
        <w:t xml:space="preserve">file </w:t>
      </w:r>
      <w:r w:rsidR="00154E23">
        <w:t xml:space="preserve">and placed. From </w:t>
      </w:r>
      <w:r w:rsidR="002F3C22">
        <w:t>here, all the parts can then be moved freely around the sheet</w:t>
      </w:r>
      <w:r w:rsidR="008535D3">
        <w:t>.</w:t>
      </w:r>
      <w:r w:rsidR="00DE285B">
        <w:t xml:space="preserve"> Note the white lines that connect all the components within KiCad. These </w:t>
      </w:r>
      <w:r w:rsidR="00990662">
        <w:t xml:space="preserve">lines make it easier to </w:t>
      </w:r>
      <w:r w:rsidR="00B70459">
        <w:t xml:space="preserve">see </w:t>
      </w:r>
      <w:r w:rsidR="00C8553D">
        <w:t xml:space="preserve">what devices connect where </w:t>
      </w:r>
      <w:r w:rsidR="00C73179">
        <w:t xml:space="preserve">and are accurate to the connections made in </w:t>
      </w:r>
      <w:r w:rsidR="00CF5618">
        <w:t>the schematic.</w:t>
      </w:r>
    </w:p>
    <w:p w14:paraId="0943AE38" w14:textId="4DA9C1AC" w:rsidR="00EB0434" w:rsidRDefault="00EB0434" w:rsidP="00EB0434">
      <w:r w:rsidRPr="00211456">
        <w:drawing>
          <wp:inline distT="0" distB="0" distL="0" distR="0" wp14:anchorId="0477BF0D" wp14:editId="2795A973">
            <wp:extent cx="3195955" cy="3413125"/>
            <wp:effectExtent l="0" t="0" r="4445" b="0"/>
            <wp:docPr id="769469025" name="Picture 769469025"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69025" name="Picture 1" descr="A computer screen shot of a circuit board&#10;&#10;Description automatically generated"/>
                    <pic:cNvPicPr/>
                  </pic:nvPicPr>
                  <pic:blipFill>
                    <a:blip r:embed="rId20"/>
                    <a:stretch>
                      <a:fillRect/>
                    </a:stretch>
                  </pic:blipFill>
                  <pic:spPr>
                    <a:xfrm>
                      <a:off x="0" y="0"/>
                      <a:ext cx="3195955" cy="3413125"/>
                    </a:xfrm>
                    <a:prstGeom prst="rect">
                      <a:avLst/>
                    </a:prstGeom>
                  </pic:spPr>
                </pic:pic>
              </a:graphicData>
            </a:graphic>
          </wp:inline>
        </w:drawing>
      </w:r>
    </w:p>
    <w:p w14:paraId="0E6F2A58" w14:textId="5EDD7F8C" w:rsidR="00EB0434" w:rsidRDefault="00EB0434" w:rsidP="00EB0434">
      <w:pPr>
        <w:pStyle w:val="Caption"/>
      </w:pPr>
      <w:r>
        <w:t xml:space="preserve">Figure </w:t>
      </w:r>
      <w:r w:rsidR="00E73EF0">
        <w:t>9</w:t>
      </w:r>
      <w:r>
        <w:t>. The whole circuit placed into the PCB design suite.</w:t>
      </w:r>
    </w:p>
    <w:p w14:paraId="6BB69D84" w14:textId="7BE603AF" w:rsidR="008535D3" w:rsidRDefault="008535D3" w:rsidP="00215FB7">
      <w:pPr>
        <w:ind w:firstLine="288"/>
        <w:jc w:val="both"/>
      </w:pPr>
      <w:r>
        <w:t xml:space="preserve">The PCB </w:t>
      </w:r>
      <w:r w:rsidR="00644AE0">
        <w:t xml:space="preserve">is intended to be a standard </w:t>
      </w:r>
      <w:r w:rsidR="00A50FFE">
        <w:t>two-layer</w:t>
      </w:r>
      <w:r w:rsidR="00644AE0">
        <w:t xml:space="preserve"> PCB </w:t>
      </w:r>
      <w:r w:rsidR="005B5881">
        <w:t xml:space="preserve">that will have the devices loosely grouped by what they are: gate drivers, DC-DC converters, </w:t>
      </w:r>
      <w:r w:rsidR="00457CF0">
        <w:t xml:space="preserve">and the Arduino, </w:t>
      </w:r>
      <w:r w:rsidR="002753D9">
        <w:t xml:space="preserve">along with the sensors and the </w:t>
      </w:r>
      <w:r w:rsidR="00553583">
        <w:t>outside connections for the battery, solar panel, and our load.</w:t>
      </w:r>
      <w:r w:rsidR="0028291E">
        <w:t xml:space="preserve"> With that in mind, we can follow a basic rule </w:t>
      </w:r>
      <w:r w:rsidR="00C27AE6">
        <w:t>for laying ou</w:t>
      </w:r>
      <w:r w:rsidR="0047343D">
        <w:t>t</w:t>
      </w:r>
      <w:r w:rsidR="00C27AE6">
        <w:t xml:space="preserve"> traces that helps to prevent </w:t>
      </w:r>
      <w:r w:rsidR="00B176C3">
        <w:t>errant trace paths</w:t>
      </w:r>
      <w:r w:rsidR="003365AA">
        <w:t xml:space="preserve">: </w:t>
      </w:r>
      <w:r w:rsidR="00D319BE">
        <w:t>the upper layer traces (in red) will mostly travel vertically, and the lower layer traces (in green) will travel horizontally.</w:t>
      </w:r>
    </w:p>
    <w:p w14:paraId="304B2EDD" w14:textId="2E7FAC07" w:rsidR="004F02C6" w:rsidRDefault="002B02E8" w:rsidP="004F02C6">
      <w:pPr>
        <w:ind w:firstLine="288"/>
        <w:jc w:val="both"/>
      </w:pPr>
      <w:r>
        <w:rPr>
          <w:noProof/>
        </w:rPr>
        <w:drawing>
          <wp:inline distT="0" distB="0" distL="0" distR="0" wp14:anchorId="1C1EFE0B" wp14:editId="60BC0F4A">
            <wp:extent cx="2806811" cy="3307052"/>
            <wp:effectExtent l="0" t="0" r="0" b="8255"/>
            <wp:docPr id="2" name="Picture 2" descr="A screenshot of a computer&#10;&#10;Description automatically generated">
              <a:extLst xmlns:a="http://schemas.openxmlformats.org/drawingml/2006/main">
                <a:ext uri="{FF2B5EF4-FFF2-40B4-BE49-F238E27FC236}">
                  <a16:creationId xmlns:a16="http://schemas.microsoft.com/office/drawing/2014/main" id="{B0C62B12-6DEC-7372-427A-C46947B1E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B0C62B12-6DEC-7372-427A-C46947B1E332}"/>
                        </a:ext>
                      </a:extLst>
                    </pic:cNvPr>
                    <pic:cNvPicPr>
                      <a:picLocks noChangeAspect="1"/>
                    </pic:cNvPicPr>
                  </pic:nvPicPr>
                  <pic:blipFill>
                    <a:blip r:embed="rId21"/>
                    <a:stretch>
                      <a:fillRect/>
                    </a:stretch>
                  </pic:blipFill>
                  <pic:spPr>
                    <a:xfrm>
                      <a:off x="0" y="0"/>
                      <a:ext cx="2821879" cy="3324805"/>
                    </a:xfrm>
                    <a:prstGeom prst="rect">
                      <a:avLst/>
                    </a:prstGeom>
                  </pic:spPr>
                </pic:pic>
              </a:graphicData>
            </a:graphic>
          </wp:inline>
        </w:drawing>
      </w:r>
    </w:p>
    <w:p w14:paraId="44BE658F" w14:textId="1F72A05B" w:rsidR="00073CFA" w:rsidRDefault="002B02E8" w:rsidP="00393BA8">
      <w:pPr>
        <w:pStyle w:val="Caption"/>
      </w:pPr>
      <w:r>
        <w:t xml:space="preserve">Figure </w:t>
      </w:r>
      <w:r w:rsidR="00E73EF0">
        <w:t>10</w:t>
      </w:r>
      <w:r>
        <w:t xml:space="preserve">. </w:t>
      </w:r>
      <w:r w:rsidR="00140BAB">
        <w:t>Proposed PCB layout for the Bidirectional DC-DC converter, along with its associated gate driver.</w:t>
      </w:r>
    </w:p>
    <w:p w14:paraId="363D22D4" w14:textId="0C2D5200" w:rsidR="00321243" w:rsidRPr="00321243" w:rsidRDefault="00321243" w:rsidP="00321243">
      <w:pPr>
        <w:jc w:val="left"/>
      </w:pPr>
    </w:p>
    <w:p w14:paraId="32EC5626" w14:textId="6705137B" w:rsidR="006D3C55" w:rsidRDefault="009350B1" w:rsidP="64BEF2F0">
      <w:pPr>
        <w:pStyle w:val="Heading1"/>
      </w:pPr>
      <w:commentRangeStart w:id="2"/>
      <w:r>
        <w:t>Results</w:t>
      </w:r>
      <w:commentRangeEnd w:id="2"/>
      <w:r w:rsidR="00EE7370">
        <w:rPr>
          <w:rStyle w:val="CommentReference"/>
          <w:smallCaps w:val="0"/>
          <w:noProof w:val="0"/>
        </w:rPr>
        <w:commentReference w:id="2"/>
      </w:r>
    </w:p>
    <w:p w14:paraId="4CFFD1FC" w14:textId="523A380F" w:rsidR="000263B8" w:rsidRDefault="002F24E0" w:rsidP="006D3C55">
      <w:pPr>
        <w:pStyle w:val="BodyText"/>
        <w:rPr>
          <w:lang w:val="en-US"/>
        </w:rPr>
      </w:pPr>
      <w:r>
        <w:rPr>
          <w:lang w:val="en-US"/>
        </w:rPr>
        <w:t xml:space="preserve">The first results </w:t>
      </w:r>
      <w:r w:rsidR="00154E9B">
        <w:rPr>
          <w:lang w:val="en-US"/>
        </w:rPr>
        <w:t xml:space="preserve">of importance </w:t>
      </w:r>
      <w:r w:rsidR="00E15C53">
        <w:rPr>
          <w:lang w:val="en-US"/>
        </w:rPr>
        <w:t>were the values of our input and output voltages from the PV arrays</w:t>
      </w:r>
      <w:r w:rsidR="00F837DF">
        <w:rPr>
          <w:lang w:val="en-US"/>
        </w:rPr>
        <w:t>’</w:t>
      </w:r>
      <w:r w:rsidR="00E15C53">
        <w:rPr>
          <w:lang w:val="en-US"/>
        </w:rPr>
        <w:t xml:space="preserve"> DC-DC converter. The table for the given values can be shown in </w:t>
      </w:r>
      <w:r w:rsidR="00931CAE">
        <w:rPr>
          <w:lang w:val="en-US"/>
        </w:rPr>
        <w:t>T</w:t>
      </w:r>
      <w:r w:rsidR="00E15C53">
        <w:rPr>
          <w:lang w:val="en-US"/>
        </w:rPr>
        <w:t>able 1.</w:t>
      </w:r>
    </w:p>
    <w:p w14:paraId="31734D0E" w14:textId="0031DD23" w:rsidR="00F86F1B" w:rsidRDefault="00F86F1B" w:rsidP="00F86F1B">
      <w:pPr>
        <w:pStyle w:val="Caption"/>
        <w:keepNext/>
      </w:pPr>
      <w:r>
        <w:lastRenderedPageBreak/>
        <w:t xml:space="preserve">Table </w:t>
      </w:r>
      <w:fldSimple w:instr=" SEQ Table \* ARABIC ">
        <w:r>
          <w:rPr>
            <w:noProof/>
          </w:rPr>
          <w:t>1</w:t>
        </w:r>
      </w:fldSimple>
    </w:p>
    <w:tbl>
      <w:tblPr>
        <w:tblStyle w:val="TableGrid"/>
        <w:tblW w:w="0" w:type="auto"/>
        <w:jc w:val="center"/>
        <w:tblLook w:val="04A0" w:firstRow="1" w:lastRow="0" w:firstColumn="1" w:lastColumn="0" w:noHBand="0" w:noVBand="1"/>
      </w:tblPr>
      <w:tblGrid>
        <w:gridCol w:w="1255"/>
        <w:gridCol w:w="1256"/>
        <w:gridCol w:w="1256"/>
        <w:gridCol w:w="1256"/>
      </w:tblGrid>
      <w:tr w:rsidR="0028512B" w14:paraId="34D044FB" w14:textId="77777777" w:rsidTr="64BEF2F0">
        <w:trPr>
          <w:jc w:val="center"/>
        </w:trPr>
        <w:tc>
          <w:tcPr>
            <w:tcW w:w="1255" w:type="dxa"/>
          </w:tcPr>
          <w:p w14:paraId="175380C4" w14:textId="5C522DA3" w:rsidR="0028512B" w:rsidRDefault="0023602E" w:rsidP="006D3C55">
            <w:pPr>
              <w:pStyle w:val="BodyText"/>
              <w:ind w:firstLine="0"/>
              <w:rPr>
                <w:lang w:val="en-US"/>
              </w:rPr>
            </w:pPr>
            <w:r>
              <w:rPr>
                <w:lang w:val="en-US"/>
              </w:rPr>
              <w:t>Trials</w:t>
            </w:r>
          </w:p>
        </w:tc>
        <w:tc>
          <w:tcPr>
            <w:tcW w:w="1256" w:type="dxa"/>
          </w:tcPr>
          <w:p w14:paraId="797F9D04" w14:textId="10668E58" w:rsidR="0028512B" w:rsidRDefault="006523BF" w:rsidP="006D3C55">
            <w:pPr>
              <w:pStyle w:val="BodyText"/>
              <w:ind w:firstLine="0"/>
              <w:rPr>
                <w:lang w:val="en-US"/>
              </w:rPr>
            </w:pPr>
            <w:r>
              <w:rPr>
                <w:lang w:val="en-US"/>
              </w:rPr>
              <w:t>Input V</w:t>
            </w:r>
            <w:r w:rsidR="00E56C81">
              <w:rPr>
                <w:lang w:val="en-US"/>
              </w:rPr>
              <w:t>oltage</w:t>
            </w:r>
            <w:r w:rsidR="00FE67F6">
              <w:rPr>
                <w:lang w:val="en-US"/>
              </w:rPr>
              <w:t xml:space="preserve"> </w:t>
            </w:r>
            <w:r w:rsidR="00DD7F61">
              <w:rPr>
                <w:lang w:val="en-US"/>
              </w:rPr>
              <w:t>(V)</w:t>
            </w:r>
          </w:p>
        </w:tc>
        <w:tc>
          <w:tcPr>
            <w:tcW w:w="1256" w:type="dxa"/>
          </w:tcPr>
          <w:p w14:paraId="79CEEBED" w14:textId="77777777" w:rsidR="0028512B" w:rsidRDefault="00E56C81" w:rsidP="006D3C55">
            <w:pPr>
              <w:pStyle w:val="BodyText"/>
              <w:ind w:firstLine="0"/>
              <w:rPr>
                <w:lang w:val="en-US"/>
              </w:rPr>
            </w:pPr>
            <w:r>
              <w:rPr>
                <w:lang w:val="en-US"/>
              </w:rPr>
              <w:t>PWM Signal</w:t>
            </w:r>
          </w:p>
          <w:p w14:paraId="2FB79D0A" w14:textId="0896DF56" w:rsidR="00DD7F61" w:rsidRDefault="00DD7F61" w:rsidP="006D3C55">
            <w:pPr>
              <w:pStyle w:val="BodyText"/>
              <w:ind w:firstLine="0"/>
              <w:rPr>
                <w:lang w:val="en-US"/>
              </w:rPr>
            </w:pPr>
            <w:r>
              <w:rPr>
                <w:lang w:val="en-US"/>
              </w:rPr>
              <w:t>(</w:t>
            </w:r>
            <w:r w:rsidR="002B23E5">
              <w:rPr>
                <w:lang w:val="en-US"/>
              </w:rPr>
              <w:t>%)</w:t>
            </w:r>
          </w:p>
        </w:tc>
        <w:tc>
          <w:tcPr>
            <w:tcW w:w="1256" w:type="dxa"/>
          </w:tcPr>
          <w:p w14:paraId="32104267" w14:textId="3AB0FA9C" w:rsidR="0028512B" w:rsidRDefault="00E56C81" w:rsidP="006D3C55">
            <w:pPr>
              <w:pStyle w:val="BodyText"/>
              <w:ind w:firstLine="0"/>
              <w:rPr>
                <w:lang w:val="en-US"/>
              </w:rPr>
            </w:pPr>
            <w:r>
              <w:rPr>
                <w:lang w:val="en-US"/>
              </w:rPr>
              <w:t>Output Voltage</w:t>
            </w:r>
            <w:r w:rsidR="002B23E5">
              <w:rPr>
                <w:lang w:val="en-US"/>
              </w:rPr>
              <w:t xml:space="preserve"> (V)</w:t>
            </w:r>
          </w:p>
        </w:tc>
      </w:tr>
      <w:tr w:rsidR="0028512B" w14:paraId="2D9D93D4" w14:textId="77777777" w:rsidTr="64BEF2F0">
        <w:trPr>
          <w:jc w:val="center"/>
        </w:trPr>
        <w:tc>
          <w:tcPr>
            <w:tcW w:w="1255" w:type="dxa"/>
          </w:tcPr>
          <w:p w14:paraId="34F329AD" w14:textId="3455C5E7" w:rsidR="0028512B" w:rsidRDefault="00715BAD" w:rsidP="006D3C55">
            <w:pPr>
              <w:pStyle w:val="BodyText"/>
              <w:ind w:firstLine="0"/>
              <w:rPr>
                <w:lang w:val="en-US"/>
              </w:rPr>
            </w:pPr>
            <w:r>
              <w:rPr>
                <w:lang w:val="en-US"/>
              </w:rPr>
              <w:t>Trial 1</w:t>
            </w:r>
          </w:p>
        </w:tc>
        <w:tc>
          <w:tcPr>
            <w:tcW w:w="1256" w:type="dxa"/>
          </w:tcPr>
          <w:p w14:paraId="6F92992D" w14:textId="76E0C152" w:rsidR="0028512B" w:rsidRDefault="0099483E" w:rsidP="006D3C55">
            <w:pPr>
              <w:pStyle w:val="BodyText"/>
              <w:ind w:firstLine="0"/>
              <w:rPr>
                <w:lang w:val="en-US"/>
              </w:rPr>
            </w:pPr>
            <w:r>
              <w:rPr>
                <w:lang w:val="en-US"/>
              </w:rPr>
              <w:t>5V</w:t>
            </w:r>
          </w:p>
        </w:tc>
        <w:tc>
          <w:tcPr>
            <w:tcW w:w="1256" w:type="dxa"/>
          </w:tcPr>
          <w:p w14:paraId="660B508D" w14:textId="6C3470BB" w:rsidR="0028512B" w:rsidRDefault="00E84B20" w:rsidP="006D3C55">
            <w:pPr>
              <w:pStyle w:val="BodyText"/>
              <w:ind w:firstLine="0"/>
              <w:rPr>
                <w:lang w:val="en-US"/>
              </w:rPr>
            </w:pPr>
            <w:r>
              <w:rPr>
                <w:lang w:val="en-US"/>
              </w:rPr>
              <w:t>25%</w:t>
            </w:r>
          </w:p>
        </w:tc>
        <w:tc>
          <w:tcPr>
            <w:tcW w:w="1256" w:type="dxa"/>
          </w:tcPr>
          <w:p w14:paraId="5B1E1F24" w14:textId="32F1FE63" w:rsidR="0028512B" w:rsidRDefault="00B158DE" w:rsidP="006D3C55">
            <w:pPr>
              <w:pStyle w:val="BodyText"/>
              <w:ind w:firstLine="0"/>
              <w:rPr>
                <w:lang w:val="en-US"/>
              </w:rPr>
            </w:pPr>
            <w:r>
              <w:rPr>
                <w:lang w:val="en-US"/>
              </w:rPr>
              <w:t>1.9</w:t>
            </w:r>
          </w:p>
        </w:tc>
      </w:tr>
      <w:tr w:rsidR="0028512B" w14:paraId="53C8465A" w14:textId="77777777" w:rsidTr="64BEF2F0">
        <w:trPr>
          <w:trHeight w:val="375"/>
          <w:jc w:val="center"/>
        </w:trPr>
        <w:tc>
          <w:tcPr>
            <w:tcW w:w="1255" w:type="dxa"/>
          </w:tcPr>
          <w:p w14:paraId="113CE723" w14:textId="6A6AB2F3" w:rsidR="0028512B" w:rsidRDefault="00715BAD" w:rsidP="006D3C55">
            <w:pPr>
              <w:pStyle w:val="BodyText"/>
              <w:ind w:firstLine="0"/>
              <w:rPr>
                <w:lang w:val="en-US"/>
              </w:rPr>
            </w:pPr>
            <w:r>
              <w:rPr>
                <w:lang w:val="en-US"/>
              </w:rPr>
              <w:t>Trial 2</w:t>
            </w:r>
          </w:p>
        </w:tc>
        <w:tc>
          <w:tcPr>
            <w:tcW w:w="1256" w:type="dxa"/>
          </w:tcPr>
          <w:p w14:paraId="687BE940" w14:textId="75FC6929" w:rsidR="0028512B" w:rsidRDefault="0099483E" w:rsidP="006D3C55">
            <w:pPr>
              <w:pStyle w:val="BodyText"/>
              <w:ind w:firstLine="0"/>
              <w:rPr>
                <w:lang w:val="en-US"/>
              </w:rPr>
            </w:pPr>
            <w:r>
              <w:rPr>
                <w:lang w:val="en-US"/>
              </w:rPr>
              <w:t>5V</w:t>
            </w:r>
          </w:p>
        </w:tc>
        <w:tc>
          <w:tcPr>
            <w:tcW w:w="1256" w:type="dxa"/>
          </w:tcPr>
          <w:p w14:paraId="74B03DA6" w14:textId="3DA1B2F2" w:rsidR="0028512B" w:rsidRDefault="002B301D" w:rsidP="006D3C55">
            <w:pPr>
              <w:pStyle w:val="BodyText"/>
              <w:ind w:firstLine="0"/>
              <w:rPr>
                <w:lang w:val="en-US"/>
              </w:rPr>
            </w:pPr>
            <w:r>
              <w:rPr>
                <w:lang w:val="en-US"/>
              </w:rPr>
              <w:t>50</w:t>
            </w:r>
            <w:r w:rsidR="00704177">
              <w:rPr>
                <w:lang w:val="en-US"/>
              </w:rPr>
              <w:t>%</w:t>
            </w:r>
          </w:p>
        </w:tc>
        <w:tc>
          <w:tcPr>
            <w:tcW w:w="1256" w:type="dxa"/>
          </w:tcPr>
          <w:p w14:paraId="2839FDBF" w14:textId="07F094D9" w:rsidR="0028512B" w:rsidRDefault="00B158DE" w:rsidP="006D3C55">
            <w:pPr>
              <w:pStyle w:val="BodyText"/>
              <w:ind w:firstLine="0"/>
              <w:rPr>
                <w:lang w:val="en-US"/>
              </w:rPr>
            </w:pPr>
            <w:r>
              <w:rPr>
                <w:lang w:val="en-US"/>
              </w:rPr>
              <w:t>2.6</w:t>
            </w:r>
          </w:p>
        </w:tc>
      </w:tr>
      <w:tr w:rsidR="0028512B" w14:paraId="5ED44381" w14:textId="77777777" w:rsidTr="64BEF2F0">
        <w:trPr>
          <w:jc w:val="center"/>
        </w:trPr>
        <w:tc>
          <w:tcPr>
            <w:tcW w:w="1255" w:type="dxa"/>
          </w:tcPr>
          <w:p w14:paraId="453FCCDA" w14:textId="52BAA58D" w:rsidR="0028512B" w:rsidRDefault="00715BAD" w:rsidP="006D3C55">
            <w:pPr>
              <w:pStyle w:val="BodyText"/>
              <w:ind w:firstLine="0"/>
              <w:rPr>
                <w:lang w:val="en-US"/>
              </w:rPr>
            </w:pPr>
            <w:r>
              <w:rPr>
                <w:lang w:val="en-US"/>
              </w:rPr>
              <w:t>Trial 3</w:t>
            </w:r>
          </w:p>
        </w:tc>
        <w:tc>
          <w:tcPr>
            <w:tcW w:w="1256" w:type="dxa"/>
          </w:tcPr>
          <w:p w14:paraId="3BA29F16" w14:textId="1BD7972D" w:rsidR="0028512B" w:rsidRDefault="0099483E" w:rsidP="006D3C55">
            <w:pPr>
              <w:pStyle w:val="BodyText"/>
              <w:ind w:firstLine="0"/>
              <w:rPr>
                <w:lang w:val="en-US"/>
              </w:rPr>
            </w:pPr>
            <w:r>
              <w:rPr>
                <w:lang w:val="en-US"/>
              </w:rPr>
              <w:t>5V</w:t>
            </w:r>
          </w:p>
        </w:tc>
        <w:tc>
          <w:tcPr>
            <w:tcW w:w="1256" w:type="dxa"/>
          </w:tcPr>
          <w:p w14:paraId="68BDEB4D" w14:textId="64465F49" w:rsidR="0028512B" w:rsidRDefault="00E84B20" w:rsidP="006D3C55">
            <w:pPr>
              <w:pStyle w:val="BodyText"/>
              <w:ind w:firstLine="0"/>
              <w:rPr>
                <w:lang w:val="en-US"/>
              </w:rPr>
            </w:pPr>
            <w:r>
              <w:rPr>
                <w:lang w:val="en-US"/>
              </w:rPr>
              <w:t>75%</w:t>
            </w:r>
          </w:p>
        </w:tc>
        <w:tc>
          <w:tcPr>
            <w:tcW w:w="1256" w:type="dxa"/>
          </w:tcPr>
          <w:p w14:paraId="58F8E0C8" w14:textId="7DDBD100" w:rsidR="0028512B" w:rsidRDefault="003A40D3" w:rsidP="006D3C55">
            <w:pPr>
              <w:pStyle w:val="BodyText"/>
              <w:ind w:firstLine="0"/>
              <w:rPr>
                <w:lang w:val="en-US"/>
              </w:rPr>
            </w:pPr>
            <w:r>
              <w:rPr>
                <w:lang w:val="en-US"/>
              </w:rPr>
              <w:t>2.9</w:t>
            </w:r>
          </w:p>
        </w:tc>
      </w:tr>
    </w:tbl>
    <w:p w14:paraId="5AB15DE4" w14:textId="2EB40D47" w:rsidR="00F86F1B" w:rsidRDefault="00F86F1B" w:rsidP="006D3C55">
      <w:pPr>
        <w:pStyle w:val="BodyText"/>
        <w:rPr>
          <w:lang w:val="en-US"/>
        </w:rPr>
      </w:pPr>
    </w:p>
    <w:p w14:paraId="72D71073" w14:textId="4B207CF2" w:rsidR="00291B52" w:rsidRPr="00E8781A" w:rsidRDefault="0091589D" w:rsidP="00E8781A">
      <w:pPr>
        <w:pStyle w:val="BodyText"/>
        <w:rPr>
          <w:lang w:val="en-US"/>
        </w:rPr>
      </w:pPr>
      <w:r>
        <w:rPr>
          <w:lang w:val="en-US"/>
        </w:rPr>
        <w:t xml:space="preserve">Table 1 demonstrates the </w:t>
      </w:r>
      <w:r w:rsidR="00E47839">
        <w:rPr>
          <w:lang w:val="en-US"/>
        </w:rPr>
        <w:t xml:space="preserve">results </w:t>
      </w:r>
      <w:r w:rsidR="00397030">
        <w:rPr>
          <w:lang w:val="en-US"/>
        </w:rPr>
        <w:t xml:space="preserve">of multiple </w:t>
      </w:r>
      <w:r w:rsidR="0080763E">
        <w:rPr>
          <w:lang w:val="en-US"/>
        </w:rPr>
        <w:t xml:space="preserve">testing </w:t>
      </w:r>
      <w:r w:rsidR="00425A5C">
        <w:rPr>
          <w:lang w:val="en-US"/>
        </w:rPr>
        <w:t xml:space="preserve">trials </w:t>
      </w:r>
      <w:r w:rsidR="0080763E">
        <w:rPr>
          <w:lang w:val="en-US"/>
        </w:rPr>
        <w:t xml:space="preserve">for the DC-DC converter. </w:t>
      </w:r>
      <w:r w:rsidR="00190A92">
        <w:rPr>
          <w:lang w:val="en-US"/>
        </w:rPr>
        <w:t xml:space="preserve">It </w:t>
      </w:r>
      <w:r w:rsidR="00747D34">
        <w:rPr>
          <w:lang w:val="en-US"/>
        </w:rPr>
        <w:t xml:space="preserve">should </w:t>
      </w:r>
      <w:r w:rsidR="00190A92">
        <w:rPr>
          <w:lang w:val="en-US"/>
        </w:rPr>
        <w:t xml:space="preserve">be mentioned that </w:t>
      </w:r>
      <w:r w:rsidR="006C321B">
        <w:rPr>
          <w:lang w:val="en-US"/>
        </w:rPr>
        <w:t xml:space="preserve">values were tested at these PWM values because </w:t>
      </w:r>
      <w:r w:rsidR="00ED0B66">
        <w:rPr>
          <w:lang w:val="en-US"/>
        </w:rPr>
        <w:t xml:space="preserve">of how </w:t>
      </w:r>
      <w:r w:rsidR="0039671A">
        <w:rPr>
          <w:lang w:val="en-US"/>
        </w:rPr>
        <w:t>these converters operate;</w:t>
      </w:r>
      <w:r w:rsidR="00ED0B66">
        <w:rPr>
          <w:lang w:val="en-US"/>
        </w:rPr>
        <w:t xml:space="preserve"> </w:t>
      </w:r>
      <w:r w:rsidR="0052107E">
        <w:rPr>
          <w:lang w:val="en-US"/>
        </w:rPr>
        <w:t xml:space="preserve">to operate under buck mode the </w:t>
      </w:r>
      <w:r w:rsidR="00081863">
        <w:rPr>
          <w:lang w:val="en-US"/>
        </w:rPr>
        <w:t>duty cycle</w:t>
      </w:r>
      <w:r w:rsidR="0052107E">
        <w:rPr>
          <w:lang w:val="en-US"/>
        </w:rPr>
        <w:t xml:space="preserve"> will need to be &lt;</w:t>
      </w:r>
      <w:r w:rsidR="006E7B23">
        <w:rPr>
          <w:lang w:val="en-US"/>
        </w:rPr>
        <w:t xml:space="preserve"> </w:t>
      </w:r>
      <w:r w:rsidR="0052107E">
        <w:rPr>
          <w:lang w:val="en-US"/>
        </w:rPr>
        <w:t>50%</w:t>
      </w:r>
      <w:r w:rsidR="006E7B23">
        <w:rPr>
          <w:lang w:val="en-US"/>
        </w:rPr>
        <w:t>, and to activate boost mode</w:t>
      </w:r>
      <w:r w:rsidR="00DB0CBD">
        <w:rPr>
          <w:lang w:val="en-US"/>
        </w:rPr>
        <w:t xml:space="preserve"> the </w:t>
      </w:r>
      <w:r w:rsidR="00081863">
        <w:rPr>
          <w:lang w:val="en-US"/>
        </w:rPr>
        <w:t>duty cycle</w:t>
      </w:r>
      <w:r w:rsidR="00DB0CBD">
        <w:rPr>
          <w:lang w:val="en-US"/>
        </w:rPr>
        <w:t xml:space="preserve"> will </w:t>
      </w:r>
      <w:r w:rsidR="00081863">
        <w:rPr>
          <w:lang w:val="en-US"/>
        </w:rPr>
        <w:t>need to be &gt; 50%.</w:t>
      </w:r>
      <w:r w:rsidR="00DB0CBD">
        <w:rPr>
          <w:lang w:val="en-US"/>
        </w:rPr>
        <w:t xml:space="preserve"> </w:t>
      </w:r>
      <w:r w:rsidR="002510E8">
        <w:rPr>
          <w:lang w:val="en-US"/>
        </w:rPr>
        <w:t>Therefore</w:t>
      </w:r>
      <w:r w:rsidR="00C6197E">
        <w:rPr>
          <w:lang w:val="en-US"/>
        </w:rPr>
        <w:t>,</w:t>
      </w:r>
      <w:r w:rsidR="002510E8">
        <w:rPr>
          <w:lang w:val="en-US"/>
        </w:rPr>
        <w:t xml:space="preserve"> the </w:t>
      </w:r>
      <w:r w:rsidR="00AB4055">
        <w:rPr>
          <w:lang w:val="en-US"/>
        </w:rPr>
        <w:t xml:space="preserve">three values </w:t>
      </w:r>
      <w:r w:rsidR="00C52435">
        <w:rPr>
          <w:lang w:val="en-US"/>
        </w:rPr>
        <w:t xml:space="preserve">25, 50, and 75 percent will </w:t>
      </w:r>
      <w:r w:rsidR="00ED71CD">
        <w:rPr>
          <w:lang w:val="en-US"/>
        </w:rPr>
        <w:t xml:space="preserve">give a clear indication </w:t>
      </w:r>
      <w:r w:rsidR="00810AA4">
        <w:rPr>
          <w:lang w:val="en-US"/>
        </w:rPr>
        <w:t>of</w:t>
      </w:r>
      <w:r w:rsidR="00ED71CD">
        <w:rPr>
          <w:lang w:val="en-US"/>
        </w:rPr>
        <w:t xml:space="preserve"> whether</w:t>
      </w:r>
      <w:r w:rsidR="002510E8">
        <w:rPr>
          <w:lang w:val="en-US"/>
        </w:rPr>
        <w:t xml:space="preserve"> </w:t>
      </w:r>
      <w:r w:rsidR="003C6A6C">
        <w:rPr>
          <w:lang w:val="en-US"/>
        </w:rPr>
        <w:t xml:space="preserve">the buck and boost modes are working as desired. </w:t>
      </w:r>
      <w:r w:rsidR="00835C64">
        <w:rPr>
          <w:lang w:val="en-US"/>
        </w:rPr>
        <w:t xml:space="preserve">It can be seen in these results that </w:t>
      </w:r>
      <w:r w:rsidR="006B3152">
        <w:rPr>
          <w:lang w:val="en-US"/>
        </w:rPr>
        <w:t>the buck</w:t>
      </w:r>
      <w:r w:rsidR="008E35C3">
        <w:rPr>
          <w:lang w:val="en-US"/>
        </w:rPr>
        <w:t xml:space="preserve"> mode of the converter is working, but that the boost mode is not</w:t>
      </w:r>
      <w:r w:rsidR="006B3152">
        <w:rPr>
          <w:lang w:val="en-US"/>
        </w:rPr>
        <w:t xml:space="preserve">. </w:t>
      </w:r>
      <w:r w:rsidR="00AE2CF5">
        <w:rPr>
          <w:lang w:val="en-US"/>
        </w:rPr>
        <w:t>T</w:t>
      </w:r>
      <w:r w:rsidR="000B2897">
        <w:rPr>
          <w:lang w:val="en-US"/>
        </w:rPr>
        <w:t xml:space="preserve">hese values are not </w:t>
      </w:r>
      <w:r w:rsidR="001D5D18">
        <w:rPr>
          <w:lang w:val="en-US"/>
        </w:rPr>
        <w:t xml:space="preserve">the values that </w:t>
      </w:r>
      <w:r w:rsidR="004D6125">
        <w:rPr>
          <w:lang w:val="en-US"/>
        </w:rPr>
        <w:t>our group intended to achieve</w:t>
      </w:r>
      <w:r w:rsidR="00B839B0">
        <w:rPr>
          <w:lang w:val="en-US"/>
        </w:rPr>
        <w:t xml:space="preserve">; </w:t>
      </w:r>
      <w:r w:rsidR="002161C6">
        <w:rPr>
          <w:lang w:val="en-US"/>
        </w:rPr>
        <w:t>because of this</w:t>
      </w:r>
      <w:r w:rsidR="00573278">
        <w:rPr>
          <w:lang w:val="en-US"/>
        </w:rPr>
        <w:t xml:space="preserve">, a separate set of trials </w:t>
      </w:r>
      <w:r w:rsidR="00AE2CF5">
        <w:rPr>
          <w:lang w:val="en-US"/>
        </w:rPr>
        <w:t>was</w:t>
      </w:r>
      <w:r w:rsidR="00573278">
        <w:rPr>
          <w:lang w:val="en-US"/>
        </w:rPr>
        <w:t xml:space="preserve"> </w:t>
      </w:r>
      <w:r w:rsidR="00E53DF6">
        <w:rPr>
          <w:lang w:val="en-US"/>
        </w:rPr>
        <w:t xml:space="preserve">set </w:t>
      </w:r>
      <w:r w:rsidR="00F84CE2">
        <w:rPr>
          <w:lang w:val="en-US"/>
        </w:rPr>
        <w:t>up</w:t>
      </w:r>
      <w:r w:rsidR="00B839B0">
        <w:rPr>
          <w:lang w:val="en-US"/>
        </w:rPr>
        <w:t xml:space="preserve"> </w:t>
      </w:r>
      <w:r w:rsidR="0013046D">
        <w:rPr>
          <w:lang w:val="en-US"/>
        </w:rPr>
        <w:t>for further testing.</w:t>
      </w:r>
      <w:r w:rsidR="003E2509">
        <w:rPr>
          <w:lang w:val="en-US"/>
        </w:rPr>
        <w:t xml:space="preserve"> These results can be seen in </w:t>
      </w:r>
      <w:r w:rsidR="00810AA4">
        <w:rPr>
          <w:lang w:val="en-US"/>
        </w:rPr>
        <w:t>T</w:t>
      </w:r>
      <w:r w:rsidR="003E2509">
        <w:rPr>
          <w:lang w:val="en-US"/>
        </w:rPr>
        <w:t>able 2.</w:t>
      </w:r>
    </w:p>
    <w:p w14:paraId="60F6C1AA" w14:textId="766F27CF" w:rsidR="00673F5E" w:rsidRDefault="00673F5E" w:rsidP="00673F5E">
      <w:pPr>
        <w:pStyle w:val="Caption"/>
        <w:keepNext/>
      </w:pPr>
      <w:r>
        <w:t xml:space="preserve">Table </w:t>
      </w:r>
      <w:fldSimple w:instr=" SEQ Table \* ARABIC ">
        <w:r>
          <w:rPr>
            <w:noProof/>
          </w:rPr>
          <w:t>2</w:t>
        </w:r>
      </w:fldSimple>
    </w:p>
    <w:tbl>
      <w:tblPr>
        <w:tblStyle w:val="TableGrid"/>
        <w:tblW w:w="0" w:type="auto"/>
        <w:jc w:val="center"/>
        <w:tblLook w:val="04A0" w:firstRow="1" w:lastRow="0" w:firstColumn="1" w:lastColumn="0" w:noHBand="0" w:noVBand="1"/>
      </w:tblPr>
      <w:tblGrid>
        <w:gridCol w:w="1255"/>
        <w:gridCol w:w="1256"/>
        <w:gridCol w:w="1256"/>
        <w:gridCol w:w="1256"/>
      </w:tblGrid>
      <w:tr w:rsidR="000747C2" w14:paraId="6C50F2B0" w14:textId="77777777">
        <w:trPr>
          <w:jc w:val="center"/>
        </w:trPr>
        <w:tc>
          <w:tcPr>
            <w:tcW w:w="1255" w:type="dxa"/>
          </w:tcPr>
          <w:p w14:paraId="4F57BEA7" w14:textId="77777777" w:rsidR="000747C2" w:rsidRDefault="000747C2">
            <w:pPr>
              <w:pStyle w:val="BodyText"/>
              <w:ind w:firstLine="0"/>
              <w:rPr>
                <w:lang w:val="en-US"/>
              </w:rPr>
            </w:pPr>
            <w:r>
              <w:rPr>
                <w:lang w:val="en-US"/>
              </w:rPr>
              <w:t>Trials</w:t>
            </w:r>
          </w:p>
        </w:tc>
        <w:tc>
          <w:tcPr>
            <w:tcW w:w="1256" w:type="dxa"/>
          </w:tcPr>
          <w:p w14:paraId="7439F351" w14:textId="77777777" w:rsidR="000747C2" w:rsidRDefault="000747C2">
            <w:pPr>
              <w:pStyle w:val="BodyText"/>
              <w:ind w:firstLine="0"/>
              <w:rPr>
                <w:lang w:val="en-US"/>
              </w:rPr>
            </w:pPr>
            <w:r>
              <w:rPr>
                <w:lang w:val="en-US"/>
              </w:rPr>
              <w:t>Input Voltage (V)</w:t>
            </w:r>
          </w:p>
        </w:tc>
        <w:tc>
          <w:tcPr>
            <w:tcW w:w="1256" w:type="dxa"/>
          </w:tcPr>
          <w:p w14:paraId="6E3864C8" w14:textId="77777777" w:rsidR="000747C2" w:rsidRDefault="000747C2">
            <w:pPr>
              <w:pStyle w:val="BodyText"/>
              <w:ind w:firstLine="0"/>
              <w:rPr>
                <w:lang w:val="en-US"/>
              </w:rPr>
            </w:pPr>
            <w:r>
              <w:rPr>
                <w:lang w:val="en-US"/>
              </w:rPr>
              <w:t>PWM Signal</w:t>
            </w:r>
          </w:p>
          <w:p w14:paraId="047F3E54" w14:textId="77777777" w:rsidR="000747C2" w:rsidRDefault="000747C2">
            <w:pPr>
              <w:pStyle w:val="BodyText"/>
              <w:ind w:firstLine="0"/>
              <w:rPr>
                <w:lang w:val="en-US"/>
              </w:rPr>
            </w:pPr>
            <w:r>
              <w:rPr>
                <w:lang w:val="en-US"/>
              </w:rPr>
              <w:t>(%)</w:t>
            </w:r>
          </w:p>
        </w:tc>
        <w:tc>
          <w:tcPr>
            <w:tcW w:w="1256" w:type="dxa"/>
          </w:tcPr>
          <w:p w14:paraId="2086BEC3" w14:textId="77777777" w:rsidR="000747C2" w:rsidRDefault="000747C2">
            <w:pPr>
              <w:pStyle w:val="BodyText"/>
              <w:ind w:firstLine="0"/>
              <w:rPr>
                <w:lang w:val="en-US"/>
              </w:rPr>
            </w:pPr>
            <w:r>
              <w:rPr>
                <w:lang w:val="en-US"/>
              </w:rPr>
              <w:t>Output Voltage (V)</w:t>
            </w:r>
          </w:p>
        </w:tc>
      </w:tr>
      <w:tr w:rsidR="000747C2" w14:paraId="35DFCE9F" w14:textId="77777777">
        <w:trPr>
          <w:jc w:val="center"/>
        </w:trPr>
        <w:tc>
          <w:tcPr>
            <w:tcW w:w="1255" w:type="dxa"/>
          </w:tcPr>
          <w:p w14:paraId="787B3E73" w14:textId="77777777" w:rsidR="000747C2" w:rsidRDefault="000747C2">
            <w:pPr>
              <w:pStyle w:val="BodyText"/>
              <w:ind w:firstLine="0"/>
              <w:rPr>
                <w:lang w:val="en-US"/>
              </w:rPr>
            </w:pPr>
            <w:r>
              <w:rPr>
                <w:lang w:val="en-US"/>
              </w:rPr>
              <w:t>Trial 1</w:t>
            </w:r>
          </w:p>
        </w:tc>
        <w:tc>
          <w:tcPr>
            <w:tcW w:w="1256" w:type="dxa"/>
          </w:tcPr>
          <w:p w14:paraId="2B17AD00" w14:textId="0F95BBCF" w:rsidR="000747C2" w:rsidRDefault="00CD5687">
            <w:pPr>
              <w:pStyle w:val="BodyText"/>
              <w:ind w:firstLine="0"/>
              <w:rPr>
                <w:lang w:val="en-US"/>
              </w:rPr>
            </w:pPr>
            <w:r>
              <w:rPr>
                <w:lang w:val="en-US"/>
              </w:rPr>
              <w:t>12</w:t>
            </w:r>
            <w:r w:rsidR="000747C2">
              <w:rPr>
                <w:lang w:val="en-US"/>
              </w:rPr>
              <w:t>V</w:t>
            </w:r>
          </w:p>
        </w:tc>
        <w:tc>
          <w:tcPr>
            <w:tcW w:w="1256" w:type="dxa"/>
          </w:tcPr>
          <w:p w14:paraId="4654B024" w14:textId="77777777" w:rsidR="000747C2" w:rsidRDefault="000747C2">
            <w:pPr>
              <w:pStyle w:val="BodyText"/>
              <w:ind w:firstLine="0"/>
              <w:rPr>
                <w:lang w:val="en-US"/>
              </w:rPr>
            </w:pPr>
            <w:r>
              <w:rPr>
                <w:lang w:val="en-US"/>
              </w:rPr>
              <w:t>25%</w:t>
            </w:r>
          </w:p>
        </w:tc>
        <w:tc>
          <w:tcPr>
            <w:tcW w:w="1256" w:type="dxa"/>
          </w:tcPr>
          <w:p w14:paraId="39F6386F" w14:textId="6AF1362F" w:rsidR="000747C2" w:rsidRDefault="00047DB6">
            <w:pPr>
              <w:pStyle w:val="BodyText"/>
              <w:ind w:firstLine="0"/>
              <w:rPr>
                <w:lang w:val="en-US"/>
              </w:rPr>
            </w:pPr>
            <w:r>
              <w:rPr>
                <w:lang w:val="en-US"/>
              </w:rPr>
              <w:t>4.14</w:t>
            </w:r>
          </w:p>
        </w:tc>
      </w:tr>
      <w:tr w:rsidR="000747C2" w14:paraId="0E5EE0D0" w14:textId="77777777">
        <w:trPr>
          <w:trHeight w:val="375"/>
          <w:jc w:val="center"/>
        </w:trPr>
        <w:tc>
          <w:tcPr>
            <w:tcW w:w="1255" w:type="dxa"/>
          </w:tcPr>
          <w:p w14:paraId="66066A7F" w14:textId="77777777" w:rsidR="000747C2" w:rsidRDefault="000747C2">
            <w:pPr>
              <w:pStyle w:val="BodyText"/>
              <w:ind w:firstLine="0"/>
              <w:rPr>
                <w:lang w:val="en-US"/>
              </w:rPr>
            </w:pPr>
            <w:r>
              <w:rPr>
                <w:lang w:val="en-US"/>
              </w:rPr>
              <w:t>Trial 2</w:t>
            </w:r>
          </w:p>
        </w:tc>
        <w:tc>
          <w:tcPr>
            <w:tcW w:w="1256" w:type="dxa"/>
          </w:tcPr>
          <w:p w14:paraId="1F3087F2" w14:textId="4DE8B4EE" w:rsidR="000747C2" w:rsidRDefault="00CD5687">
            <w:pPr>
              <w:pStyle w:val="BodyText"/>
              <w:ind w:firstLine="0"/>
              <w:rPr>
                <w:lang w:val="en-US"/>
              </w:rPr>
            </w:pPr>
            <w:r>
              <w:rPr>
                <w:lang w:val="en-US"/>
              </w:rPr>
              <w:t>12</w:t>
            </w:r>
            <w:r w:rsidR="000747C2">
              <w:rPr>
                <w:lang w:val="en-US"/>
              </w:rPr>
              <w:t>V</w:t>
            </w:r>
          </w:p>
        </w:tc>
        <w:tc>
          <w:tcPr>
            <w:tcW w:w="1256" w:type="dxa"/>
          </w:tcPr>
          <w:p w14:paraId="23DC016B" w14:textId="77777777" w:rsidR="000747C2" w:rsidRDefault="000747C2">
            <w:pPr>
              <w:pStyle w:val="BodyText"/>
              <w:ind w:firstLine="0"/>
              <w:rPr>
                <w:lang w:val="en-US"/>
              </w:rPr>
            </w:pPr>
            <w:r>
              <w:rPr>
                <w:lang w:val="en-US"/>
              </w:rPr>
              <w:t>50%</w:t>
            </w:r>
          </w:p>
        </w:tc>
        <w:tc>
          <w:tcPr>
            <w:tcW w:w="1256" w:type="dxa"/>
          </w:tcPr>
          <w:p w14:paraId="4A2F29AE" w14:textId="431D838D" w:rsidR="000747C2" w:rsidRDefault="000747C2">
            <w:pPr>
              <w:pStyle w:val="BodyText"/>
              <w:ind w:firstLine="0"/>
              <w:rPr>
                <w:lang w:val="en-US"/>
              </w:rPr>
            </w:pPr>
            <w:r>
              <w:rPr>
                <w:lang w:val="en-US"/>
              </w:rPr>
              <w:t>6</w:t>
            </w:r>
            <w:r w:rsidR="00047DB6">
              <w:rPr>
                <w:lang w:val="en-US"/>
              </w:rPr>
              <w:t>.13</w:t>
            </w:r>
          </w:p>
        </w:tc>
      </w:tr>
      <w:tr w:rsidR="000747C2" w14:paraId="15F0538F" w14:textId="77777777">
        <w:trPr>
          <w:jc w:val="center"/>
        </w:trPr>
        <w:tc>
          <w:tcPr>
            <w:tcW w:w="1255" w:type="dxa"/>
          </w:tcPr>
          <w:p w14:paraId="68E354EA" w14:textId="77777777" w:rsidR="000747C2" w:rsidRDefault="000747C2">
            <w:pPr>
              <w:pStyle w:val="BodyText"/>
              <w:ind w:firstLine="0"/>
              <w:rPr>
                <w:lang w:val="en-US"/>
              </w:rPr>
            </w:pPr>
            <w:r>
              <w:rPr>
                <w:lang w:val="en-US"/>
              </w:rPr>
              <w:t>Trial 3</w:t>
            </w:r>
          </w:p>
        </w:tc>
        <w:tc>
          <w:tcPr>
            <w:tcW w:w="1256" w:type="dxa"/>
          </w:tcPr>
          <w:p w14:paraId="743D8E8A" w14:textId="02D72D54" w:rsidR="000747C2" w:rsidRDefault="00CD5687">
            <w:pPr>
              <w:pStyle w:val="BodyText"/>
              <w:ind w:firstLine="0"/>
              <w:rPr>
                <w:lang w:val="en-US"/>
              </w:rPr>
            </w:pPr>
            <w:r>
              <w:rPr>
                <w:lang w:val="en-US"/>
              </w:rPr>
              <w:t>12</w:t>
            </w:r>
            <w:r w:rsidR="000747C2">
              <w:rPr>
                <w:lang w:val="en-US"/>
              </w:rPr>
              <w:t>V</w:t>
            </w:r>
          </w:p>
        </w:tc>
        <w:tc>
          <w:tcPr>
            <w:tcW w:w="1256" w:type="dxa"/>
          </w:tcPr>
          <w:p w14:paraId="789235CC" w14:textId="77777777" w:rsidR="000747C2" w:rsidRDefault="000747C2">
            <w:pPr>
              <w:pStyle w:val="BodyText"/>
              <w:ind w:firstLine="0"/>
              <w:rPr>
                <w:lang w:val="en-US"/>
              </w:rPr>
            </w:pPr>
            <w:r>
              <w:rPr>
                <w:lang w:val="en-US"/>
              </w:rPr>
              <w:t>75%</w:t>
            </w:r>
          </w:p>
        </w:tc>
        <w:tc>
          <w:tcPr>
            <w:tcW w:w="1256" w:type="dxa"/>
          </w:tcPr>
          <w:p w14:paraId="1C26C215" w14:textId="58030447" w:rsidR="000747C2" w:rsidRDefault="00047DB6">
            <w:pPr>
              <w:pStyle w:val="BodyText"/>
              <w:ind w:firstLine="0"/>
              <w:rPr>
                <w:lang w:val="en-US"/>
              </w:rPr>
            </w:pPr>
            <w:r>
              <w:rPr>
                <w:lang w:val="en-US"/>
              </w:rPr>
              <w:t>7.13</w:t>
            </w:r>
          </w:p>
        </w:tc>
      </w:tr>
    </w:tbl>
    <w:p w14:paraId="7885B84A" w14:textId="406113DC" w:rsidR="009303D9" w:rsidRPr="00A270E1" w:rsidRDefault="009303D9" w:rsidP="00C15345">
      <w:pPr>
        <w:jc w:val="left"/>
      </w:pPr>
    </w:p>
    <w:p w14:paraId="21FBBE84" w14:textId="404FFB18" w:rsidR="00145E64" w:rsidRPr="00C15345" w:rsidRDefault="00F233CC" w:rsidP="007815EF">
      <w:pPr>
        <w:ind w:firstLine="288"/>
        <w:jc w:val="left"/>
      </w:pPr>
      <w:r>
        <w:t xml:space="preserve">Table 1 provides </w:t>
      </w:r>
      <w:r w:rsidR="00CE6461">
        <w:t>additional results when the input voltage is changed.</w:t>
      </w:r>
      <w:r w:rsidR="00FD0FF5">
        <w:t xml:space="preserve"> The results shown from both </w:t>
      </w:r>
      <w:r w:rsidR="00810AA4">
        <w:t>Tables</w:t>
      </w:r>
      <w:r w:rsidR="00FD0FF5">
        <w:t xml:space="preserve"> 1 and 2 </w:t>
      </w:r>
      <w:r w:rsidR="0012004E">
        <w:t>depict a working buck converter instead of a buck</w:t>
      </w:r>
      <w:r w:rsidR="00810AA4">
        <w:t>-</w:t>
      </w:r>
      <w:r w:rsidR="0012004E">
        <w:t>boost converter</w:t>
      </w:r>
      <w:r w:rsidR="009F3A28">
        <w:t xml:space="preserve">. </w:t>
      </w:r>
      <w:r w:rsidR="00791AC6" w:rsidRPr="00791AC6">
        <w:t>Subsequent analysis revealed that the root cause of this discrepancy was the suboptimal frequency of the PWM signal generated by the Arduino, which was measured at a mere 490Hz—significantly lower than the target frequency of approximately 20kHz necessary for optimal operation. This discrepancy necessitates additional experimentation to achieve the desired frequency and converter functionality.</w:t>
      </w:r>
    </w:p>
    <w:p w14:paraId="4453072B" w14:textId="77777777" w:rsidR="00F625AC" w:rsidRDefault="00F625AC" w:rsidP="00F625AC">
      <w:pPr>
        <w:keepNext/>
        <w:ind w:firstLine="288"/>
        <w:jc w:val="left"/>
      </w:pPr>
      <w:r>
        <w:rPr>
          <w:noProof/>
        </w:rPr>
        <w:drawing>
          <wp:inline distT="0" distB="0" distL="0" distR="0" wp14:anchorId="4EC71163" wp14:editId="115F85E8">
            <wp:extent cx="3195955" cy="2397125"/>
            <wp:effectExtent l="0" t="0" r="4445" b="3175"/>
            <wp:docPr id="588070932" name="Picture 588070932"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70932" name="Picture 1" descr="A screen shot of a devi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5955" cy="2397125"/>
                    </a:xfrm>
                    <a:prstGeom prst="rect">
                      <a:avLst/>
                    </a:prstGeom>
                    <a:noFill/>
                    <a:ln>
                      <a:noFill/>
                    </a:ln>
                  </pic:spPr>
                </pic:pic>
              </a:graphicData>
            </a:graphic>
          </wp:inline>
        </w:drawing>
      </w:r>
    </w:p>
    <w:p w14:paraId="6400B116" w14:textId="5B185796" w:rsidR="00364539" w:rsidRDefault="00F625AC" w:rsidP="00F625AC">
      <w:pPr>
        <w:pStyle w:val="Caption"/>
      </w:pPr>
      <w:r>
        <w:t xml:space="preserve">Figure </w:t>
      </w:r>
      <w:r w:rsidR="00E73EF0">
        <w:t>11</w:t>
      </w:r>
      <w:r w:rsidR="004C2C4C">
        <w:t xml:space="preserve">. </w:t>
      </w:r>
      <w:r w:rsidR="00A70C55">
        <w:t>PWM Signal at 490Hz</w:t>
      </w:r>
    </w:p>
    <w:p w14:paraId="0A99A547" w14:textId="77777777" w:rsidR="00B7521F" w:rsidRDefault="00766373" w:rsidP="00B7521F">
      <w:pPr>
        <w:keepNext/>
      </w:pPr>
      <w:r>
        <w:rPr>
          <w:noProof/>
        </w:rPr>
        <w:drawing>
          <wp:inline distT="0" distB="0" distL="0" distR="0" wp14:anchorId="0E8BF886" wp14:editId="6F4929AE">
            <wp:extent cx="3348355" cy="2511433"/>
            <wp:effectExtent l="0" t="0" r="4445" b="3175"/>
            <wp:docPr id="472948500" name="Picture 472948500"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48500" name="Picture 2" descr="A screen with a graph on i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0226" cy="2520337"/>
                    </a:xfrm>
                    <a:prstGeom prst="rect">
                      <a:avLst/>
                    </a:prstGeom>
                    <a:noFill/>
                    <a:ln>
                      <a:noFill/>
                    </a:ln>
                  </pic:spPr>
                </pic:pic>
              </a:graphicData>
            </a:graphic>
          </wp:inline>
        </w:drawing>
      </w:r>
    </w:p>
    <w:p w14:paraId="40BF990E" w14:textId="40E4B7C4" w:rsidR="00F625AC" w:rsidRPr="00F625AC" w:rsidRDefault="00B7521F" w:rsidP="00B7521F">
      <w:pPr>
        <w:pStyle w:val="Caption"/>
      </w:pPr>
      <w:r>
        <w:t>Figure 1</w:t>
      </w:r>
      <w:r w:rsidR="00E73EF0">
        <w:t>2</w:t>
      </w:r>
      <w:r w:rsidR="00A70C55">
        <w:t>. PWM Signal at 31kHz</w:t>
      </w:r>
    </w:p>
    <w:p w14:paraId="496989F7" w14:textId="57609F4F" w:rsidR="00634C75" w:rsidRPr="00634C75" w:rsidRDefault="003F236C" w:rsidP="00634C75">
      <w:pPr>
        <w:ind w:firstLine="288"/>
        <w:jc w:val="both"/>
      </w:pPr>
      <w:r>
        <w:t>Figure 1</w:t>
      </w:r>
      <w:r w:rsidR="00E73EF0">
        <w:t>1</w:t>
      </w:r>
      <w:r w:rsidR="00416F07">
        <w:t xml:space="preserve"> </w:t>
      </w:r>
      <w:r w:rsidR="00BD08DC">
        <w:t xml:space="preserve">shows a renewed </w:t>
      </w:r>
      <w:r w:rsidR="00D13BA8">
        <w:t xml:space="preserve">PWM signal with </w:t>
      </w:r>
      <w:r w:rsidR="00ED4BB9">
        <w:t xml:space="preserve">the desired </w:t>
      </w:r>
      <w:r w:rsidR="00D13BA8">
        <w:t xml:space="preserve">frequency </w:t>
      </w:r>
      <w:r w:rsidR="00ED4BB9">
        <w:t>we need for our circuit</w:t>
      </w:r>
      <w:r w:rsidR="00753390">
        <w:t>.</w:t>
      </w:r>
      <w:r w:rsidR="00ED4BB9">
        <w:t xml:space="preserve"> </w:t>
      </w:r>
      <w:r w:rsidR="0030451B">
        <w:t xml:space="preserve">Further results, including </w:t>
      </w:r>
      <w:r w:rsidR="00270458">
        <w:t xml:space="preserve">the load voltage </w:t>
      </w:r>
      <w:r w:rsidR="006A72E2">
        <w:t>with</w:t>
      </w:r>
      <w:r w:rsidR="00270458">
        <w:t xml:space="preserve"> the </w:t>
      </w:r>
      <w:r w:rsidR="006A72E2">
        <w:t xml:space="preserve">renewed </w:t>
      </w:r>
      <w:r w:rsidR="00C43868">
        <w:t xml:space="preserve">PWM signal and </w:t>
      </w:r>
      <w:r w:rsidR="00AC0788">
        <w:t>different inductor values</w:t>
      </w:r>
      <w:r w:rsidR="00810AA4">
        <w:t>,</w:t>
      </w:r>
      <w:r w:rsidR="00AC0788">
        <w:t xml:space="preserve"> </w:t>
      </w:r>
      <w:r w:rsidR="003A758A">
        <w:t xml:space="preserve">have not yet been tested. In addition, the bi-directional DC-DC has also not been tested. </w:t>
      </w:r>
      <w:r w:rsidR="009A5F00">
        <w:t>Therefore</w:t>
      </w:r>
      <w:r w:rsidR="00910A65">
        <w:t>,</w:t>
      </w:r>
      <w:r w:rsidR="009A5F00">
        <w:t xml:space="preserve"> there are no additional results to be displayed until further testing can be conducted with these new variables. </w:t>
      </w:r>
    </w:p>
    <w:p w14:paraId="2FB1ABE6" w14:textId="05E11A1F" w:rsidR="009303D9" w:rsidRDefault="00296E14" w:rsidP="006B6B66">
      <w:pPr>
        <w:pStyle w:val="Heading1"/>
      </w:pPr>
      <w:commentRangeStart w:id="4"/>
      <w:r>
        <w:t>Discussion of Results</w:t>
      </w:r>
      <w:commentRangeEnd w:id="4"/>
      <w:r w:rsidR="00EE7370">
        <w:rPr>
          <w:rStyle w:val="CommentReference"/>
          <w:smallCaps w:val="0"/>
          <w:noProof w:val="0"/>
        </w:rPr>
        <w:commentReference w:id="4"/>
      </w:r>
    </w:p>
    <w:p w14:paraId="04714E15" w14:textId="2E6391A8" w:rsidR="6E95E212" w:rsidRDefault="6E95E212" w:rsidP="64BEF2F0">
      <w:pPr>
        <w:pStyle w:val="BodyText"/>
        <w:rPr>
          <w:lang w:val="en-US"/>
        </w:rPr>
      </w:pPr>
      <w:r w:rsidRPr="64BEF2F0">
        <w:rPr>
          <w:lang w:val="en-US"/>
        </w:rPr>
        <w:t xml:space="preserve">As of current, we have conducted </w:t>
      </w:r>
      <w:r w:rsidR="000137A8">
        <w:rPr>
          <w:lang w:val="en-US"/>
        </w:rPr>
        <w:t>6</w:t>
      </w:r>
      <w:r w:rsidRPr="64BEF2F0">
        <w:rPr>
          <w:lang w:val="en-US"/>
        </w:rPr>
        <w:t xml:space="preserve"> separate trials with our circuit</w:t>
      </w:r>
      <w:r w:rsidR="000137A8">
        <w:rPr>
          <w:lang w:val="en-US"/>
        </w:rPr>
        <w:t>. For the first</w:t>
      </w:r>
      <w:r w:rsidR="00FD7735">
        <w:rPr>
          <w:lang w:val="en-US"/>
        </w:rPr>
        <w:t xml:space="preserve"> </w:t>
      </w:r>
      <w:r w:rsidR="00DF7A88">
        <w:rPr>
          <w:lang w:val="en-US"/>
        </w:rPr>
        <w:t>3 trials</w:t>
      </w:r>
      <w:r w:rsidR="00011DED">
        <w:rPr>
          <w:lang w:val="en-US"/>
        </w:rPr>
        <w:t>,</w:t>
      </w:r>
      <w:r w:rsidRPr="64BEF2F0">
        <w:rPr>
          <w:lang w:val="en-US"/>
        </w:rPr>
        <w:t xml:space="preserve"> </w:t>
      </w:r>
      <w:r w:rsidR="00024FBE">
        <w:rPr>
          <w:lang w:val="en-US"/>
        </w:rPr>
        <w:t xml:space="preserve">the circuit </w:t>
      </w:r>
      <w:r w:rsidR="00BB2BE3" w:rsidRPr="64BEF2F0">
        <w:rPr>
          <w:lang w:val="en-US"/>
        </w:rPr>
        <w:t>received</w:t>
      </w:r>
      <w:r w:rsidRPr="64BEF2F0">
        <w:rPr>
          <w:lang w:val="en-US"/>
        </w:rPr>
        <w:t xml:space="preserve"> </w:t>
      </w:r>
      <w:r w:rsidR="00024FBE">
        <w:rPr>
          <w:lang w:val="en-US"/>
        </w:rPr>
        <w:t>5V</w:t>
      </w:r>
      <w:r w:rsidRPr="64BEF2F0">
        <w:rPr>
          <w:lang w:val="en-US"/>
        </w:rPr>
        <w:t xml:space="preserve"> with the only varying parameter being </w:t>
      </w:r>
      <w:r w:rsidR="59301B6B" w:rsidRPr="64BEF2F0">
        <w:rPr>
          <w:lang w:val="en-US"/>
        </w:rPr>
        <w:t xml:space="preserve">the pulse width signal. The first trial begins with </w:t>
      </w:r>
      <w:r w:rsidR="00184D6F">
        <w:rPr>
          <w:lang w:val="en-US"/>
        </w:rPr>
        <w:t xml:space="preserve">a </w:t>
      </w:r>
      <w:r w:rsidR="59301B6B" w:rsidRPr="64BEF2F0">
        <w:rPr>
          <w:lang w:val="en-US"/>
        </w:rPr>
        <w:t>25% signal</w:t>
      </w:r>
      <w:r w:rsidR="44CB88AA" w:rsidRPr="64BEF2F0">
        <w:rPr>
          <w:lang w:val="en-US"/>
        </w:rPr>
        <w:t xml:space="preserve"> and is increased by 25% for each following trial. The resulting output voltage is recorded in the above table. </w:t>
      </w:r>
      <w:r w:rsidR="00024FBE">
        <w:rPr>
          <w:lang w:val="en-US"/>
        </w:rPr>
        <w:t xml:space="preserve">The remaining 3 trials </w:t>
      </w:r>
      <w:r w:rsidR="007D59E5">
        <w:rPr>
          <w:lang w:val="en-US"/>
        </w:rPr>
        <w:t>were test</w:t>
      </w:r>
      <w:r w:rsidR="00810AA4">
        <w:rPr>
          <w:lang w:val="en-US"/>
        </w:rPr>
        <w:t>ed</w:t>
      </w:r>
      <w:r w:rsidR="007D59E5">
        <w:rPr>
          <w:lang w:val="en-US"/>
        </w:rPr>
        <w:t xml:space="preserve"> in the same fashion, except</w:t>
      </w:r>
      <w:r w:rsidR="00024FBE">
        <w:rPr>
          <w:lang w:val="en-US"/>
        </w:rPr>
        <w:t xml:space="preserve"> </w:t>
      </w:r>
      <w:r w:rsidR="00C40D60">
        <w:rPr>
          <w:lang w:val="en-US"/>
        </w:rPr>
        <w:t xml:space="preserve">the input was raised to 12V. </w:t>
      </w:r>
      <w:r w:rsidR="44CB88AA" w:rsidRPr="64BEF2F0">
        <w:rPr>
          <w:lang w:val="en-US"/>
        </w:rPr>
        <w:t>We see from the table that each increase in pu</w:t>
      </w:r>
      <w:r w:rsidR="36CD8C4D" w:rsidRPr="64BEF2F0">
        <w:rPr>
          <w:lang w:val="en-US"/>
        </w:rPr>
        <w:t xml:space="preserve">lse width </w:t>
      </w:r>
      <w:r w:rsidR="006D5C02">
        <w:rPr>
          <w:lang w:val="en-US"/>
        </w:rPr>
        <w:t>increases</w:t>
      </w:r>
      <w:r w:rsidR="36CD8C4D" w:rsidRPr="64BEF2F0">
        <w:rPr>
          <w:lang w:val="en-US"/>
        </w:rPr>
        <w:t xml:space="preserve"> </w:t>
      </w:r>
      <w:r w:rsidR="006D5C02">
        <w:rPr>
          <w:lang w:val="en-US"/>
        </w:rPr>
        <w:t xml:space="preserve">the </w:t>
      </w:r>
      <w:r w:rsidR="36CD8C4D" w:rsidRPr="64BEF2F0">
        <w:rPr>
          <w:lang w:val="en-US"/>
        </w:rPr>
        <w:t>output voltage</w:t>
      </w:r>
      <w:r w:rsidR="004A1D0F">
        <w:rPr>
          <w:lang w:val="en-US"/>
        </w:rPr>
        <w:t xml:space="preserve">, effectively </w:t>
      </w:r>
      <w:r w:rsidR="00171FCF">
        <w:rPr>
          <w:lang w:val="en-US"/>
        </w:rPr>
        <w:t>showcasing a working buck converter.</w:t>
      </w:r>
      <w:r w:rsidR="005B28E8">
        <w:rPr>
          <w:lang w:val="en-US"/>
        </w:rPr>
        <w:t xml:space="preserve"> As noted previously in “Results”, all six trials were tested under the </w:t>
      </w:r>
      <w:r w:rsidR="004728C1">
        <w:rPr>
          <w:lang w:val="en-US"/>
        </w:rPr>
        <w:t xml:space="preserve">old Arduino code which would output a PWM signal at 490Hz instead of 31kHz. </w:t>
      </w:r>
      <w:r w:rsidR="00CE6096">
        <w:rPr>
          <w:lang w:val="en-US"/>
        </w:rPr>
        <w:t xml:space="preserve">Although we have done some testing with the updated frequency, we still do not have clear results that give us an indication of a </w:t>
      </w:r>
      <w:r w:rsidR="0037180F">
        <w:rPr>
          <w:lang w:val="en-US"/>
        </w:rPr>
        <w:t>better</w:t>
      </w:r>
      <w:r w:rsidR="00810AA4">
        <w:rPr>
          <w:lang w:val="en-US"/>
        </w:rPr>
        <w:t>-</w:t>
      </w:r>
      <w:r w:rsidR="0037180F">
        <w:rPr>
          <w:lang w:val="en-US"/>
        </w:rPr>
        <w:t xml:space="preserve">functioning circuit. </w:t>
      </w:r>
      <w:r w:rsidR="005F4422">
        <w:rPr>
          <w:lang w:val="en-US"/>
        </w:rPr>
        <w:t>There will still need to be more testing of both the</w:t>
      </w:r>
      <w:r w:rsidR="005F4422">
        <w:rPr>
          <w:lang w:val="en-US"/>
        </w:rPr>
        <w:t xml:space="preserve"> </w:t>
      </w:r>
      <w:r w:rsidR="00095149">
        <w:rPr>
          <w:lang w:val="en-US"/>
        </w:rPr>
        <w:t>updated PWM signal and varying inductor values. The results from th</w:t>
      </w:r>
      <w:r w:rsidR="00B72627">
        <w:rPr>
          <w:lang w:val="en-US"/>
        </w:rPr>
        <w:t>ese specific tests are presumed to be accomplished by the end of this week.</w:t>
      </w:r>
    </w:p>
    <w:p w14:paraId="76BDB16E" w14:textId="3F4DD629" w:rsidR="00660B88" w:rsidRPr="009B1D75" w:rsidRDefault="001D4D11" w:rsidP="009B1D75">
      <w:pPr>
        <w:pStyle w:val="BodyText"/>
        <w:rPr>
          <w:lang w:val="en-US"/>
        </w:rPr>
      </w:pPr>
      <w:r w:rsidRPr="64BEF2F0">
        <w:rPr>
          <w:lang w:val="en-US"/>
        </w:rPr>
        <w:t xml:space="preserve">It is notable to mention that the values from our </w:t>
      </w:r>
      <w:r w:rsidR="00895DB4" w:rsidRPr="64BEF2F0">
        <w:rPr>
          <w:lang w:val="en-US"/>
        </w:rPr>
        <w:t>DC-to-DC</w:t>
      </w:r>
      <w:r w:rsidRPr="64BEF2F0">
        <w:rPr>
          <w:lang w:val="en-US"/>
        </w:rPr>
        <w:t xml:space="preserve"> converter are not the values we want</w:t>
      </w:r>
      <w:r w:rsidR="27BE38E0" w:rsidRPr="64BEF2F0">
        <w:rPr>
          <w:lang w:val="en-US"/>
        </w:rPr>
        <w:t xml:space="preserve">. </w:t>
      </w:r>
      <w:r w:rsidR="00154444">
        <w:rPr>
          <w:lang w:val="en-US"/>
        </w:rPr>
        <w:t>T</w:t>
      </w:r>
      <w:r w:rsidR="00CE2B8E">
        <w:rPr>
          <w:lang w:val="en-US"/>
        </w:rPr>
        <w:t xml:space="preserve">he DC-DC converter </w:t>
      </w:r>
      <w:r w:rsidR="00996470">
        <w:rPr>
          <w:lang w:val="en-US"/>
        </w:rPr>
        <w:t>that</w:t>
      </w:r>
      <w:r w:rsidR="00CE2B8E">
        <w:rPr>
          <w:lang w:val="en-US"/>
        </w:rPr>
        <w:t xml:space="preserve"> </w:t>
      </w:r>
      <w:r w:rsidR="002168B1">
        <w:rPr>
          <w:lang w:val="en-US"/>
        </w:rPr>
        <w:t>our group aim</w:t>
      </w:r>
      <w:r w:rsidR="00154444">
        <w:rPr>
          <w:lang w:val="en-US"/>
        </w:rPr>
        <w:t>ed</w:t>
      </w:r>
      <w:r w:rsidR="002168B1">
        <w:rPr>
          <w:lang w:val="en-US"/>
        </w:rPr>
        <w:t xml:space="preserve"> to </w:t>
      </w:r>
      <w:r w:rsidR="006E1AB5">
        <w:rPr>
          <w:lang w:val="en-US"/>
        </w:rPr>
        <w:t xml:space="preserve">create was a </w:t>
      </w:r>
      <w:r w:rsidR="007B76D2">
        <w:rPr>
          <w:lang w:val="en-US"/>
        </w:rPr>
        <w:t>buck</w:t>
      </w:r>
      <w:r w:rsidR="00810AA4">
        <w:rPr>
          <w:lang w:val="en-US"/>
        </w:rPr>
        <w:t>-</w:t>
      </w:r>
      <w:r w:rsidR="007B76D2">
        <w:rPr>
          <w:lang w:val="en-US"/>
        </w:rPr>
        <w:t xml:space="preserve">boost converter, however after </w:t>
      </w:r>
      <w:r w:rsidR="0044140D">
        <w:rPr>
          <w:lang w:val="en-US"/>
        </w:rPr>
        <w:t xml:space="preserve">discussing our results, </w:t>
      </w:r>
      <w:r w:rsidR="00E06C91">
        <w:rPr>
          <w:lang w:val="en-US"/>
        </w:rPr>
        <w:t>what we had ac</w:t>
      </w:r>
      <w:r w:rsidR="00397784">
        <w:rPr>
          <w:lang w:val="en-US"/>
        </w:rPr>
        <w:t xml:space="preserve">hieved was a functional buck converter. </w:t>
      </w:r>
      <w:r w:rsidR="00CD2921">
        <w:rPr>
          <w:lang w:val="en-US"/>
        </w:rPr>
        <w:t xml:space="preserve">Although this was not what we had intended, </w:t>
      </w:r>
      <w:r w:rsidR="00415CE3">
        <w:rPr>
          <w:lang w:val="en-US"/>
        </w:rPr>
        <w:t xml:space="preserve">our team agreed that </w:t>
      </w:r>
      <w:r w:rsidR="00CC0972">
        <w:rPr>
          <w:lang w:val="en-US"/>
        </w:rPr>
        <w:t xml:space="preserve">a buck converter could still be used </w:t>
      </w:r>
      <w:r w:rsidR="00B76DD0">
        <w:rPr>
          <w:lang w:val="en-US"/>
        </w:rPr>
        <w:t xml:space="preserve">to accomplish </w:t>
      </w:r>
      <w:r w:rsidR="00810AA4">
        <w:rPr>
          <w:lang w:val="en-US"/>
        </w:rPr>
        <w:t>the</w:t>
      </w:r>
      <w:r w:rsidR="00440B9C">
        <w:rPr>
          <w:lang w:val="en-US"/>
        </w:rPr>
        <w:t xml:space="preserve"> goal we had set. </w:t>
      </w:r>
      <w:r w:rsidR="00C40F63">
        <w:rPr>
          <w:lang w:val="en-US"/>
        </w:rPr>
        <w:t>The power input from the PV array is expected to reach 100W under ideal conditions</w:t>
      </w:r>
      <w:r w:rsidR="00E33D66">
        <w:rPr>
          <w:lang w:val="en-US"/>
        </w:rPr>
        <w:t xml:space="preserve">; this is more than enough to </w:t>
      </w:r>
      <w:r w:rsidR="004958F9">
        <w:rPr>
          <w:lang w:val="en-US"/>
        </w:rPr>
        <w:t xml:space="preserve">supply </w:t>
      </w:r>
      <w:r w:rsidR="00433D6F">
        <w:rPr>
          <w:lang w:val="en-US"/>
        </w:rPr>
        <w:t>both our load and battery</w:t>
      </w:r>
      <w:r w:rsidR="002A7971">
        <w:rPr>
          <w:lang w:val="en-US"/>
        </w:rPr>
        <w:t xml:space="preserve"> with power. Because of this, a </w:t>
      </w:r>
      <w:r w:rsidR="006637BF">
        <w:rPr>
          <w:lang w:val="en-US"/>
        </w:rPr>
        <w:t xml:space="preserve">buck converter can be placed in </w:t>
      </w:r>
      <w:r w:rsidR="008E1489">
        <w:rPr>
          <w:lang w:val="en-US"/>
        </w:rPr>
        <w:t xml:space="preserve">conjunction with our PV array and always buck our output to </w:t>
      </w:r>
      <w:r w:rsidR="00135635">
        <w:rPr>
          <w:lang w:val="en-US"/>
        </w:rPr>
        <w:t>5V, therefore charging the phone (load</w:t>
      </w:r>
      <w:r w:rsidR="00135635">
        <w:rPr>
          <w:lang w:val="en-US"/>
        </w:rPr>
        <w:t>)</w:t>
      </w:r>
      <w:r w:rsidR="009B1D75">
        <w:rPr>
          <w:lang w:val="en-US"/>
        </w:rPr>
        <w:t>.</w:t>
      </w:r>
    </w:p>
    <w:p w14:paraId="75DC764D" w14:textId="42F41EE9" w:rsidR="0080791D" w:rsidRDefault="00711B54" w:rsidP="009E21B0">
      <w:pPr>
        <w:pStyle w:val="Heading1"/>
      </w:pPr>
      <w:commentRangeStart w:id="6"/>
      <w:r>
        <w:t>Con</w:t>
      </w:r>
      <w:r w:rsidR="006663E7">
        <w:t>clusions</w:t>
      </w:r>
      <w:commentRangeEnd w:id="6"/>
      <w:r w:rsidR="00EE7370">
        <w:rPr>
          <w:rStyle w:val="CommentReference"/>
          <w:smallCaps w:val="0"/>
          <w:noProof w:val="0"/>
        </w:rPr>
        <w:commentReference w:id="6"/>
      </w:r>
    </w:p>
    <w:p w14:paraId="03ADEAC8" w14:textId="41C5F531" w:rsidR="5F068FCA" w:rsidRPr="009932BA" w:rsidRDefault="5F068FCA" w:rsidP="00923002">
      <w:pPr>
        <w:shd w:val="clear" w:color="auto" w:fill="FFFFFF" w:themeFill="background1"/>
        <w:ind w:firstLine="360"/>
        <w:jc w:val="both"/>
        <w:rPr>
          <w:rFonts w:eastAsia="Times New Roman"/>
        </w:rPr>
      </w:pPr>
      <w:r w:rsidRPr="009932BA">
        <w:rPr>
          <w:rFonts w:eastAsia="Times New Roman"/>
        </w:rPr>
        <w:t>In conclusion, our group has made substantial progress on the PV-Battery Integrated Energy Source project. Thus far, we have assigned roles, ordered necessary components, developed Arduino code to produce the required PWM signals, and begun prototyping the bidirectional DC-DC converter circuit.</w:t>
      </w:r>
      <w:r w:rsidR="00676C33" w:rsidRPr="009932BA">
        <w:rPr>
          <w:rFonts w:eastAsia="Times New Roman"/>
        </w:rPr>
        <w:t xml:space="preserve"> </w:t>
      </w:r>
      <w:r w:rsidRPr="009932BA">
        <w:rPr>
          <w:rFonts w:eastAsia="Times New Roman"/>
        </w:rPr>
        <w:t>While debugging the Arduino code presented some challenges, we now have a working version that properly generates the PWM signals to control the converter's MOSFETs. Our initial testing of the DC-DC converter verifies that it can operate in both buck and boost modes as intended. However, the output power levels do not yet match the target specifications.</w:t>
      </w:r>
      <w:r w:rsidR="00923002" w:rsidRPr="009932BA">
        <w:rPr>
          <w:rFonts w:eastAsia="Times New Roman"/>
        </w:rPr>
        <w:t xml:space="preserve"> </w:t>
      </w:r>
      <w:r w:rsidRPr="009932BA">
        <w:rPr>
          <w:rFonts w:eastAsia="Times New Roman"/>
        </w:rPr>
        <w:t>Our next steps will be to adjust the inductor and capacitor values in the converter circuit to achieve the desired voltage and current outputs. We will also finalize and test the overall system integration, including the PV array, battery storage, and load. Pending successful results from the breadboard prototype, we will then design the PCB and solder the components to create the final integrated device.</w:t>
      </w:r>
      <w:r w:rsidR="00923002" w:rsidRPr="009932BA">
        <w:rPr>
          <w:rFonts w:eastAsia="Times New Roman"/>
        </w:rPr>
        <w:t xml:space="preserve"> </w:t>
      </w:r>
      <w:r w:rsidRPr="009932BA">
        <w:rPr>
          <w:rFonts w:eastAsia="Times New Roman"/>
        </w:rPr>
        <w:t>With the majority of tasks completed in these initial phases, we are on track to meet the project timeline. Through continued teamwork, troubleshooting, and iterative improvements, we are confident the product will meet all requirements. This project has already provided useful hands-on experience in integrating electrical components, programming microcontrollers, circuit simulation, and prototyping techniques.</w:t>
      </w:r>
    </w:p>
    <w:p w14:paraId="0F9D5C76" w14:textId="3255342E" w:rsidR="1DB58164" w:rsidRDefault="1DB58164" w:rsidP="1DB58164"/>
    <w:p w14:paraId="6C82B12E" w14:textId="77777777" w:rsidR="009303D9" w:rsidRDefault="009303D9" w:rsidP="009E21B0">
      <w:pPr>
        <w:pStyle w:val="Heading1"/>
      </w:pPr>
      <w:r w:rsidRPr="005B520E">
        <w:t>References</w:t>
      </w:r>
    </w:p>
    <w:p w14:paraId="0FA9B973" w14:textId="3DD11903" w:rsidR="002F0BD1" w:rsidRPr="00D741C4" w:rsidRDefault="000B31B6" w:rsidP="00D741C4">
      <w:pPr>
        <w:pStyle w:val="NormalWeb"/>
        <w:ind w:left="567" w:hanging="567"/>
        <w:rPr>
          <w:sz w:val="16"/>
          <w:szCs w:val="16"/>
        </w:rPr>
      </w:pPr>
      <w:r w:rsidRPr="006A0BBF">
        <w:rPr>
          <w:sz w:val="16"/>
          <w:szCs w:val="16"/>
        </w:rPr>
        <w:t xml:space="preserve">[1] Dileep. G and S. N. Singh, “Selection of non-isolated DC-DC converters for solar photovoltaic system,” </w:t>
      </w:r>
      <w:r w:rsidRPr="006A0BBF">
        <w:rPr>
          <w:i/>
          <w:iCs/>
          <w:sz w:val="16"/>
          <w:szCs w:val="16"/>
        </w:rPr>
        <w:t>Renewable and Sustainable Energy Reviews</w:t>
      </w:r>
      <w:r w:rsidRPr="006A0BBF">
        <w:rPr>
          <w:sz w:val="16"/>
          <w:szCs w:val="16"/>
        </w:rPr>
        <w:t xml:space="preserve">, vol. 76, pp. 1230–1247, 2017. doi:10.1016/j.rser.2017.03.130 </w:t>
      </w:r>
    </w:p>
    <w:p w14:paraId="3C341C7C" w14:textId="77777777" w:rsidR="008A15BB" w:rsidRDefault="008A15BB">
      <w:pPr>
        <w:jc w:val="left"/>
        <w:rPr>
          <w:smallCaps/>
          <w:noProof/>
        </w:rPr>
      </w:pPr>
      <w:r>
        <w:br w:type="page"/>
      </w:r>
    </w:p>
    <w:p w14:paraId="40474454" w14:textId="7B9C74A7" w:rsidR="002F0BD1" w:rsidRDefault="002F0BD1" w:rsidP="00083ACE">
      <w:pPr>
        <w:pStyle w:val="Heading1"/>
      </w:pPr>
      <w:r>
        <w:t>Appendix</w:t>
      </w:r>
    </w:p>
    <w:p w14:paraId="3C44B0DB" w14:textId="77777777" w:rsidR="002F0BD1" w:rsidRDefault="002F0BD1" w:rsidP="002F0BD1">
      <w:pPr>
        <w:pStyle w:val="references"/>
        <w:numPr>
          <w:ilvl w:val="0"/>
          <w:numId w:val="0"/>
        </w:numPr>
        <w:ind w:left="360" w:hanging="360"/>
        <w:rPr>
          <w:strike/>
        </w:rPr>
      </w:pPr>
    </w:p>
    <w:p w14:paraId="512DF6CE" w14:textId="6E7D3177" w:rsidR="00B64D0D" w:rsidRPr="00050A45" w:rsidRDefault="00B64D0D" w:rsidP="002F0BD1">
      <w:pPr>
        <w:pStyle w:val="references"/>
        <w:numPr>
          <w:ilvl w:val="0"/>
          <w:numId w:val="0"/>
        </w:numPr>
        <w:ind w:left="360" w:hanging="360"/>
        <w:rPr>
          <w:strike/>
        </w:rPr>
        <w:sectPr w:rsidR="00B64D0D" w:rsidRPr="00050A45" w:rsidSect="00C919A4">
          <w:type w:val="continuous"/>
          <w:pgSz w:w="12240" w:h="15840" w:code="1"/>
          <w:pgMar w:top="1080" w:right="907" w:bottom="1440" w:left="907" w:header="720" w:footer="720" w:gutter="0"/>
          <w:cols w:num="2" w:space="360"/>
          <w:docGrid w:linePitch="360"/>
        </w:sectPr>
      </w:pPr>
    </w:p>
    <w:tbl>
      <w:tblPr>
        <w:tblW w:w="7491" w:type="dxa"/>
        <w:tblCellMar>
          <w:left w:w="0" w:type="dxa"/>
          <w:right w:w="0" w:type="dxa"/>
        </w:tblCellMar>
        <w:tblLook w:val="04A0" w:firstRow="1" w:lastRow="0" w:firstColumn="1" w:lastColumn="0" w:noHBand="0" w:noVBand="1"/>
      </w:tblPr>
      <w:tblGrid>
        <w:gridCol w:w="1873"/>
        <w:gridCol w:w="2231"/>
        <w:gridCol w:w="796"/>
        <w:gridCol w:w="1609"/>
        <w:gridCol w:w="982"/>
      </w:tblGrid>
      <w:tr w:rsidR="00FC63B8" w:rsidRPr="00CD6F2C" w14:paraId="359A61C1" w14:textId="77777777">
        <w:trPr>
          <w:trHeight w:val="315"/>
        </w:trPr>
        <w:tc>
          <w:tcPr>
            <w:tcW w:w="0" w:type="auto"/>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488EC7" w14:textId="0E3719D7" w:rsidR="00FC63B8" w:rsidRPr="00FC63B8" w:rsidRDefault="00FC63B8" w:rsidP="00FC63B8">
            <w:r>
              <w:rPr>
                <w:b/>
                <w:bCs/>
                <w:u w:val="single"/>
              </w:rPr>
              <w:t>Parts List 1</w:t>
            </w:r>
          </w:p>
        </w:tc>
      </w:tr>
      <w:tr w:rsidR="00CD6F2C" w:rsidRPr="00CD6F2C" w14:paraId="7AF4E50E"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51881" w14:textId="77777777" w:rsidR="00CD6F2C" w:rsidRPr="00CD6F2C" w:rsidRDefault="00CD6F2C" w:rsidP="00CD6F2C">
            <w:pPr>
              <w:jc w:val="both"/>
            </w:pPr>
            <w:r w:rsidRPr="00CD6F2C">
              <w:t>Part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9C270" w14:textId="77777777" w:rsidR="00CD6F2C" w:rsidRPr="00CD6F2C" w:rsidRDefault="00CD6F2C" w:rsidP="00CD6F2C">
            <w:pPr>
              <w:jc w:val="both"/>
            </w:pPr>
            <w:r w:rsidRPr="00CD6F2C">
              <w:t>Part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517A9" w14:textId="77777777" w:rsidR="00CD6F2C" w:rsidRPr="00CD6F2C" w:rsidRDefault="00CD6F2C" w:rsidP="00CD6F2C">
            <w:pPr>
              <w:jc w:val="both"/>
            </w:pPr>
            <w:r w:rsidRPr="00CD6F2C">
              <w:t>Quantity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96120" w14:textId="77777777" w:rsidR="00CD6F2C" w:rsidRPr="00CD6F2C" w:rsidRDefault="00CD6F2C" w:rsidP="00CD6F2C">
            <w:pPr>
              <w:jc w:val="both"/>
            </w:pPr>
            <w:r w:rsidRPr="00CD6F2C">
              <w:t>Unit 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FBAF9" w14:textId="77777777" w:rsidR="00CD6F2C" w:rsidRPr="00CD6F2C" w:rsidRDefault="00CD6F2C" w:rsidP="00CD6F2C">
            <w:pPr>
              <w:jc w:val="both"/>
            </w:pPr>
            <w:r w:rsidRPr="00CD6F2C">
              <w:t>Total Price</w:t>
            </w:r>
          </w:p>
        </w:tc>
      </w:tr>
      <w:tr w:rsidR="00CD6F2C" w:rsidRPr="00CD6F2C" w14:paraId="455299F8"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43B01" w14:textId="77777777" w:rsidR="00CD6F2C" w:rsidRPr="00CD6F2C" w:rsidRDefault="00CD6F2C" w:rsidP="00CD6F2C">
            <w:pPr>
              <w:jc w:val="both"/>
            </w:pPr>
            <w:r w:rsidRPr="00CD6F2C">
              <w:t>MOSFET (10pcs)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86503" w14:textId="77777777" w:rsidR="00CD6F2C" w:rsidRPr="00CD6F2C" w:rsidRDefault="00CD6F2C" w:rsidP="00CD6F2C">
            <w:pPr>
              <w:jc w:val="both"/>
            </w:pPr>
            <w:r w:rsidRPr="00CD6F2C">
              <w:t>LRF540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80127" w14:textId="77777777" w:rsidR="00CD6F2C" w:rsidRPr="00CD6F2C" w:rsidRDefault="00CD6F2C" w:rsidP="00CD6F2C">
            <w:pPr>
              <w:jc w:val="both"/>
            </w:pPr>
            <w:r w:rsidRPr="00CD6F2C">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0FF92" w14:textId="77777777" w:rsidR="00CD6F2C" w:rsidRPr="00CD6F2C" w:rsidRDefault="00CD6F2C" w:rsidP="00CD6F2C">
            <w:pPr>
              <w:jc w:val="both"/>
            </w:pPr>
            <w:r w:rsidRPr="00CD6F2C">
              <w:t>$7.99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96C0B" w14:textId="77777777" w:rsidR="00CD6F2C" w:rsidRPr="00CD6F2C" w:rsidRDefault="00CD6F2C" w:rsidP="00CD6F2C">
            <w:pPr>
              <w:jc w:val="both"/>
            </w:pPr>
            <w:r w:rsidRPr="00CD6F2C">
              <w:t>$7.99</w:t>
            </w:r>
          </w:p>
        </w:tc>
      </w:tr>
      <w:tr w:rsidR="00CD6F2C" w:rsidRPr="00CD6F2C" w14:paraId="770FFA54"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98CDF" w14:textId="77777777" w:rsidR="00CD6F2C" w:rsidRPr="00CD6F2C" w:rsidRDefault="00CD6F2C" w:rsidP="00CD6F2C">
            <w:pPr>
              <w:jc w:val="both"/>
            </w:pPr>
            <w:r w:rsidRPr="00CD6F2C">
              <w:t>Diode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0F51" w14:textId="77777777" w:rsidR="00CD6F2C" w:rsidRPr="00CD6F2C" w:rsidRDefault="00CD6F2C" w:rsidP="00CD6F2C">
            <w:pPr>
              <w:jc w:val="both"/>
            </w:pPr>
            <w:r w:rsidRPr="00CD6F2C">
              <w:t>863-IN4002G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E7B21" w14:textId="77777777" w:rsidR="00CD6F2C" w:rsidRPr="00CD6F2C" w:rsidRDefault="00CD6F2C" w:rsidP="00CD6F2C">
            <w:pPr>
              <w:jc w:val="both"/>
            </w:pPr>
            <w:r w:rsidRPr="00CD6F2C">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67F9F" w14:textId="77777777" w:rsidR="00CD6F2C" w:rsidRPr="00CD6F2C" w:rsidRDefault="00CD6F2C" w:rsidP="00CD6F2C">
            <w:pPr>
              <w:jc w:val="both"/>
            </w:pPr>
            <w:r w:rsidRPr="00CD6F2C">
              <w:t>$0.19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AE068" w14:textId="77777777" w:rsidR="00CD6F2C" w:rsidRPr="00CD6F2C" w:rsidRDefault="00CD6F2C" w:rsidP="00CD6F2C">
            <w:pPr>
              <w:jc w:val="both"/>
            </w:pPr>
            <w:r w:rsidRPr="00CD6F2C">
              <w:t>$1.90</w:t>
            </w:r>
          </w:p>
        </w:tc>
      </w:tr>
      <w:tr w:rsidR="00CD6F2C" w:rsidRPr="00CD6F2C" w14:paraId="11E57118"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34ECB" w14:textId="77777777" w:rsidR="00CD6F2C" w:rsidRPr="00CD6F2C" w:rsidRDefault="00CD6F2C" w:rsidP="00CD6F2C">
            <w:pPr>
              <w:jc w:val="both"/>
            </w:pPr>
            <w:r w:rsidRPr="00CD6F2C">
              <w:t>Inductor 100mH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F29957" w14:textId="77777777" w:rsidR="00CD6F2C" w:rsidRPr="00CD6F2C" w:rsidRDefault="00CD6F2C" w:rsidP="00CD6F2C">
            <w:pPr>
              <w:jc w:val="both"/>
            </w:pPr>
            <w:r w:rsidRPr="00CD6F2C">
              <w:t>580-19R107C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15F0B" w14:textId="77777777" w:rsidR="00CD6F2C" w:rsidRPr="00CD6F2C" w:rsidRDefault="00CD6F2C" w:rsidP="00CD6F2C">
            <w:pPr>
              <w:jc w:val="both"/>
            </w:pPr>
            <w:r w:rsidRPr="00CD6F2C">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80AEE" w14:textId="77777777" w:rsidR="00CD6F2C" w:rsidRPr="00CD6F2C" w:rsidRDefault="00CD6F2C" w:rsidP="00CD6F2C">
            <w:pPr>
              <w:jc w:val="both"/>
            </w:pPr>
            <w:r w:rsidRPr="00CD6F2C">
              <w:t>$1.47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80F72" w14:textId="77777777" w:rsidR="00CD6F2C" w:rsidRPr="00CD6F2C" w:rsidRDefault="00CD6F2C" w:rsidP="00CD6F2C">
            <w:pPr>
              <w:jc w:val="both"/>
            </w:pPr>
            <w:r w:rsidRPr="00CD6F2C">
              <w:t>$14.70</w:t>
            </w:r>
          </w:p>
        </w:tc>
      </w:tr>
      <w:tr w:rsidR="00CD6F2C" w:rsidRPr="00CD6F2C" w14:paraId="1D465216"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04FC1" w14:textId="4470E72F" w:rsidR="00CD6F2C" w:rsidRPr="00CD6F2C" w:rsidRDefault="00CD6F2C" w:rsidP="00CD6F2C">
            <w:pPr>
              <w:jc w:val="both"/>
            </w:pPr>
            <w:r w:rsidRPr="00CD6F2C">
              <w:t xml:space="preserve">Capacitor 47 </w:t>
            </w:r>
            <w:r>
              <w:t>μ</w:t>
            </w:r>
            <w:r w:rsidRPr="00CD6F2C">
              <w:t>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07522" w14:textId="77777777" w:rsidR="00CD6F2C" w:rsidRPr="00CD6F2C" w:rsidRDefault="00CD6F2C" w:rsidP="00CD6F2C">
            <w:pPr>
              <w:jc w:val="both"/>
            </w:pPr>
            <w:r w:rsidRPr="00CD6F2C">
              <w:t>80-ESW476M035AE3AA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A60E8" w14:textId="77777777" w:rsidR="00CD6F2C" w:rsidRPr="00CD6F2C" w:rsidRDefault="00CD6F2C" w:rsidP="00CD6F2C">
            <w:pPr>
              <w:jc w:val="both"/>
            </w:pPr>
            <w:r w:rsidRPr="00CD6F2C">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49008" w14:textId="77777777" w:rsidR="00CD6F2C" w:rsidRPr="00CD6F2C" w:rsidRDefault="00CD6F2C" w:rsidP="00CD6F2C">
            <w:pPr>
              <w:jc w:val="both"/>
            </w:pPr>
            <w:r w:rsidRPr="00CD6F2C">
              <w:t>$0.27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63E07" w14:textId="77777777" w:rsidR="00CD6F2C" w:rsidRPr="00CD6F2C" w:rsidRDefault="00CD6F2C" w:rsidP="00CD6F2C">
            <w:pPr>
              <w:jc w:val="both"/>
            </w:pPr>
            <w:r w:rsidRPr="00CD6F2C">
              <w:t>$2.70</w:t>
            </w:r>
          </w:p>
        </w:tc>
      </w:tr>
      <w:tr w:rsidR="00CD6F2C" w:rsidRPr="00CD6F2C" w14:paraId="6539C799"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7CAAB" w14:textId="531967B6" w:rsidR="00CD6F2C" w:rsidRPr="00CD6F2C" w:rsidRDefault="00CD6F2C" w:rsidP="00CD6F2C">
            <w:pPr>
              <w:jc w:val="both"/>
            </w:pPr>
            <w:r w:rsidRPr="00CD6F2C">
              <w:t xml:space="preserve">Capacitor 470 </w:t>
            </w:r>
            <w:r>
              <w:t>μ</w:t>
            </w:r>
            <w:r w:rsidRPr="00CD6F2C">
              <w:t>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6D032" w14:textId="77777777" w:rsidR="00CD6F2C" w:rsidRPr="00CD6F2C" w:rsidRDefault="00CD6F2C" w:rsidP="00CD6F2C">
            <w:pPr>
              <w:jc w:val="both"/>
            </w:pPr>
            <w:r w:rsidRPr="00CD6F2C">
              <w:t>80-ESK477M035AH2EA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DF258" w14:textId="77777777" w:rsidR="00CD6F2C" w:rsidRPr="00CD6F2C" w:rsidRDefault="00CD6F2C" w:rsidP="00CD6F2C">
            <w:pPr>
              <w:jc w:val="both"/>
            </w:pPr>
            <w:r w:rsidRPr="00CD6F2C">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6EE30" w14:textId="77777777" w:rsidR="00CD6F2C" w:rsidRPr="00CD6F2C" w:rsidRDefault="00CD6F2C" w:rsidP="00CD6F2C">
            <w:pPr>
              <w:jc w:val="both"/>
            </w:pPr>
            <w:r w:rsidRPr="00CD6F2C">
              <w:t>$0.50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C8791" w14:textId="77777777" w:rsidR="00CD6F2C" w:rsidRPr="00CD6F2C" w:rsidRDefault="00CD6F2C" w:rsidP="00CD6F2C">
            <w:pPr>
              <w:jc w:val="both"/>
            </w:pPr>
            <w:r w:rsidRPr="00CD6F2C">
              <w:t>$5.00</w:t>
            </w:r>
          </w:p>
        </w:tc>
      </w:tr>
      <w:tr w:rsidR="00CD6F2C" w:rsidRPr="00CD6F2C" w14:paraId="2921E5A9"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C3B2B" w14:textId="77777777" w:rsidR="00CD6F2C" w:rsidRPr="00CD6F2C" w:rsidRDefault="00CD6F2C" w:rsidP="00CD6F2C">
            <w:pPr>
              <w:jc w:val="both"/>
            </w:pPr>
            <w:r w:rsidRPr="00CD6F2C">
              <w:t>Voltage Regulator 5V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6A170" w14:textId="77777777" w:rsidR="00CD6F2C" w:rsidRPr="00CD6F2C" w:rsidRDefault="00CD6F2C" w:rsidP="00CD6F2C">
            <w:pPr>
              <w:jc w:val="both"/>
            </w:pPr>
            <w:r w:rsidRPr="00CD6F2C">
              <w:t>511-L7805CV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BFDBB" w14:textId="77777777" w:rsidR="00CD6F2C" w:rsidRPr="00CD6F2C" w:rsidRDefault="00CD6F2C" w:rsidP="00CD6F2C">
            <w:pPr>
              <w:jc w:val="both"/>
            </w:pPr>
            <w:r w:rsidRPr="00CD6F2C">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1EA0B" w14:textId="77777777" w:rsidR="00CD6F2C" w:rsidRPr="00CD6F2C" w:rsidRDefault="00CD6F2C" w:rsidP="00CD6F2C">
            <w:pPr>
              <w:jc w:val="both"/>
            </w:pPr>
            <w:r w:rsidRPr="00CD6F2C">
              <w:t>$0.69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C6C41" w14:textId="77777777" w:rsidR="00CD6F2C" w:rsidRPr="00CD6F2C" w:rsidRDefault="00CD6F2C" w:rsidP="00CD6F2C">
            <w:pPr>
              <w:jc w:val="both"/>
            </w:pPr>
            <w:r w:rsidRPr="00CD6F2C">
              <w:t>$3.45</w:t>
            </w:r>
          </w:p>
        </w:tc>
      </w:tr>
      <w:tr w:rsidR="00CD6F2C" w:rsidRPr="00CD6F2C" w14:paraId="4BEB13D9"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45B64" w14:textId="77777777" w:rsidR="00CD6F2C" w:rsidRPr="00CD6F2C" w:rsidRDefault="00CD6F2C" w:rsidP="00CD6F2C">
            <w:pPr>
              <w:jc w:val="both"/>
            </w:pPr>
            <w:r w:rsidRPr="00CD6F2C">
              <w:t>USB 2.0 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2BA62" w14:textId="77777777" w:rsidR="00CD6F2C" w:rsidRPr="00CD6F2C" w:rsidRDefault="00CD6F2C" w:rsidP="00CD6F2C">
            <w:pPr>
              <w:jc w:val="both"/>
            </w:pPr>
            <w:r w:rsidRPr="00CD6F2C">
              <w:t>530-SS-52100-001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51E23" w14:textId="77777777" w:rsidR="00CD6F2C" w:rsidRPr="00CD6F2C" w:rsidRDefault="00CD6F2C" w:rsidP="00CD6F2C">
            <w:pPr>
              <w:jc w:val="both"/>
            </w:pPr>
            <w:r w:rsidRPr="00CD6F2C">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20B12" w14:textId="77777777" w:rsidR="00CD6F2C" w:rsidRPr="00CD6F2C" w:rsidRDefault="00CD6F2C" w:rsidP="00CD6F2C">
            <w:pPr>
              <w:jc w:val="both"/>
            </w:pPr>
            <w:r w:rsidRPr="00CD6F2C">
              <w:t>$0.56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F69D0" w14:textId="77777777" w:rsidR="00CD6F2C" w:rsidRPr="00CD6F2C" w:rsidRDefault="00CD6F2C" w:rsidP="00CD6F2C">
            <w:pPr>
              <w:jc w:val="both"/>
            </w:pPr>
            <w:r w:rsidRPr="00CD6F2C">
              <w:t>$2.80</w:t>
            </w:r>
          </w:p>
        </w:tc>
      </w:tr>
      <w:tr w:rsidR="00CD6F2C" w:rsidRPr="00CD6F2C" w14:paraId="0C60AD8F"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54A05" w14:textId="77777777" w:rsidR="00CD6F2C" w:rsidRPr="00CD6F2C" w:rsidRDefault="00CD6F2C" w:rsidP="00CD6F2C">
            <w:pPr>
              <w:jc w:val="both"/>
            </w:pPr>
            <w:r w:rsidRPr="00CD6F2C">
              <w:t>Gate Driver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561A9" w14:textId="77777777" w:rsidR="00CD6F2C" w:rsidRPr="00CD6F2C" w:rsidRDefault="00CD6F2C" w:rsidP="00CD6F2C">
            <w:pPr>
              <w:jc w:val="both"/>
            </w:pPr>
            <w:r w:rsidRPr="00CD6F2C">
              <w:t>942-IR2110PBF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03A94" w14:textId="77777777" w:rsidR="00CD6F2C" w:rsidRPr="00CD6F2C" w:rsidRDefault="00CD6F2C" w:rsidP="00CD6F2C">
            <w:pPr>
              <w:jc w:val="both"/>
            </w:pPr>
            <w:r w:rsidRPr="00CD6F2C">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423B9" w14:textId="77777777" w:rsidR="00CD6F2C" w:rsidRPr="00CD6F2C" w:rsidRDefault="00CD6F2C" w:rsidP="00CD6F2C">
            <w:pPr>
              <w:jc w:val="both"/>
            </w:pPr>
            <w:r w:rsidRPr="00CD6F2C">
              <w:t>$2.92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B2FAC" w14:textId="77777777" w:rsidR="00CD6F2C" w:rsidRPr="00CD6F2C" w:rsidRDefault="00CD6F2C" w:rsidP="00CD6F2C">
            <w:pPr>
              <w:jc w:val="both"/>
            </w:pPr>
            <w:r w:rsidRPr="00CD6F2C">
              <w:t>$5.84</w:t>
            </w:r>
          </w:p>
        </w:tc>
      </w:tr>
      <w:tr w:rsidR="00CD6F2C" w:rsidRPr="00CD6F2C" w14:paraId="3BD92F76" w14:textId="77777777" w:rsidTr="00CD6F2C">
        <w:trPr>
          <w:trHeight w:val="3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EF2C8" w14:textId="77777777" w:rsidR="00CD6F2C" w:rsidRPr="00CD6F2C" w:rsidRDefault="00CD6F2C" w:rsidP="00CD6F2C">
            <w:pPr>
              <w:jc w:val="both"/>
            </w:pPr>
            <w:r w:rsidRPr="00CD6F2C">
              <w:t>Arduino Micro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4C676" w14:textId="77777777" w:rsidR="00CD6F2C" w:rsidRPr="00CD6F2C" w:rsidRDefault="00CD6F2C" w:rsidP="00CD6F2C">
            <w:pPr>
              <w:jc w:val="both"/>
            </w:pPr>
            <w:r w:rsidRPr="00CD6F2C">
              <w:t>A000053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E749B" w14:textId="77777777" w:rsidR="00CD6F2C" w:rsidRPr="00CD6F2C" w:rsidRDefault="00CD6F2C" w:rsidP="00CD6F2C">
            <w:pPr>
              <w:jc w:val="both"/>
            </w:pPr>
            <w:r w:rsidRPr="00CD6F2C">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C530D" w14:textId="77777777" w:rsidR="00CD6F2C" w:rsidRPr="00CD6F2C" w:rsidRDefault="00CD6F2C" w:rsidP="00CD6F2C">
            <w:pPr>
              <w:jc w:val="both"/>
            </w:pPr>
            <w:r w:rsidRPr="00CD6F2C">
              <w:t>$23.95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ACD0D" w14:textId="77777777" w:rsidR="00CD6F2C" w:rsidRPr="00CD6F2C" w:rsidRDefault="00CD6F2C" w:rsidP="00CD6F2C">
            <w:pPr>
              <w:jc w:val="both"/>
            </w:pPr>
            <w:r w:rsidRPr="00CD6F2C">
              <w:t>$23.95</w:t>
            </w:r>
          </w:p>
        </w:tc>
      </w:tr>
      <w:tr w:rsidR="00CD6F2C" w:rsidRPr="00CD6F2C" w14:paraId="22536301"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E88A3" w14:textId="77777777" w:rsidR="00CD6F2C" w:rsidRPr="00CD6F2C" w:rsidRDefault="00CD6F2C" w:rsidP="00CD6F2C">
            <w:pPr>
              <w:jc w:val="both"/>
            </w:pPr>
            <w:r w:rsidRPr="00CD6F2C">
              <w:t>Breadboard (10pcs)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C835E" w14:textId="77777777" w:rsidR="00CD6F2C" w:rsidRPr="00CD6F2C" w:rsidRDefault="00CD6F2C" w:rsidP="00CD6F2C">
            <w:pPr>
              <w:jc w:val="both"/>
            </w:pPr>
            <w:r w:rsidRPr="00CD6F2C">
              <w:t>pcb5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8A928" w14:textId="77777777" w:rsidR="00CD6F2C" w:rsidRPr="00CD6F2C" w:rsidRDefault="00CD6F2C" w:rsidP="00CD6F2C">
            <w:pPr>
              <w:jc w:val="both"/>
            </w:pPr>
            <w:r w:rsidRPr="00CD6F2C">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E2E9C" w14:textId="77777777" w:rsidR="00CD6F2C" w:rsidRPr="00CD6F2C" w:rsidRDefault="00CD6F2C" w:rsidP="00CD6F2C">
            <w:pPr>
              <w:jc w:val="both"/>
            </w:pPr>
            <w:r w:rsidRPr="00CD6F2C">
              <w:t>$19.99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EF0AA" w14:textId="77777777" w:rsidR="00CD6F2C" w:rsidRPr="00CD6F2C" w:rsidRDefault="00CD6F2C" w:rsidP="00CD6F2C">
            <w:pPr>
              <w:jc w:val="both"/>
            </w:pPr>
            <w:r w:rsidRPr="00CD6F2C">
              <w:t>$19.99</w:t>
            </w:r>
          </w:p>
        </w:tc>
      </w:tr>
      <w:tr w:rsidR="00CD6F2C" w:rsidRPr="00CD6F2C" w14:paraId="0DBA4F68"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9EE82" w14:textId="77777777" w:rsidR="00CD6F2C" w:rsidRPr="00CD6F2C" w:rsidRDefault="00CD6F2C" w:rsidP="00CD6F2C">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FE691" w14:textId="77777777" w:rsidR="00CD6F2C" w:rsidRPr="00CD6F2C" w:rsidRDefault="00CD6F2C" w:rsidP="00CD6F2C">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D0D89" w14:textId="77777777" w:rsidR="00CD6F2C" w:rsidRPr="00CD6F2C" w:rsidRDefault="00CD6F2C" w:rsidP="00CD6F2C">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D17D7" w14:textId="77777777" w:rsidR="00CD6F2C" w:rsidRPr="00CD6F2C" w:rsidRDefault="00CD6F2C" w:rsidP="00CD6F2C">
            <w:pPr>
              <w:jc w:val="both"/>
            </w:pPr>
            <w:r w:rsidRPr="00CD6F2C">
              <w:t>Gross 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84922" w14:textId="77777777" w:rsidR="00CD6F2C" w:rsidRPr="00CD6F2C" w:rsidRDefault="00CD6F2C" w:rsidP="00CD6F2C">
            <w:pPr>
              <w:jc w:val="both"/>
            </w:pPr>
            <w:r w:rsidRPr="00CD6F2C">
              <w:t>$88.32</w:t>
            </w:r>
          </w:p>
        </w:tc>
      </w:tr>
      <w:tr w:rsidR="00CD6F2C" w:rsidRPr="00CD6F2C" w14:paraId="1E9433C7"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50925" w14:textId="77777777" w:rsidR="00CD6F2C" w:rsidRPr="00CD6F2C" w:rsidRDefault="00CD6F2C" w:rsidP="00CD6F2C">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BCAB67" w14:textId="77777777" w:rsidR="00CD6F2C" w:rsidRPr="00CD6F2C" w:rsidRDefault="00CD6F2C" w:rsidP="00CD6F2C">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87BE3" w14:textId="77777777" w:rsidR="00CD6F2C" w:rsidRPr="00CD6F2C" w:rsidRDefault="00CD6F2C" w:rsidP="00CD6F2C">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59BD7" w14:textId="77777777" w:rsidR="00CD6F2C" w:rsidRPr="00CD6F2C" w:rsidRDefault="00CD6F2C" w:rsidP="00CD6F2C">
            <w:pPr>
              <w:jc w:val="both"/>
            </w:pPr>
            <w:r w:rsidRPr="00CD6F2C">
              <w:t>Net 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B861FE" w14:textId="77777777" w:rsidR="00CD6F2C" w:rsidRPr="00CD6F2C" w:rsidRDefault="00CD6F2C" w:rsidP="00CD6F2C">
            <w:pPr>
              <w:jc w:val="both"/>
            </w:pPr>
            <w:r w:rsidRPr="00CD6F2C">
              <w:t>$95.61</w:t>
            </w:r>
          </w:p>
        </w:tc>
      </w:tr>
      <w:tr w:rsidR="00CD6F2C" w:rsidRPr="00CD6F2C" w14:paraId="36D6442F"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31F5A" w14:textId="77777777" w:rsidR="00CD6F2C" w:rsidRPr="00CD6F2C" w:rsidRDefault="00CD6F2C" w:rsidP="00CD6F2C">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932A" w14:textId="77777777" w:rsidR="00CD6F2C" w:rsidRPr="00CD6F2C" w:rsidRDefault="00CD6F2C" w:rsidP="00CD6F2C">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8996E" w14:textId="77777777" w:rsidR="00CD6F2C" w:rsidRPr="00CD6F2C" w:rsidRDefault="00CD6F2C" w:rsidP="00CD6F2C">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315BC" w14:textId="77777777" w:rsidR="00CD6F2C" w:rsidRPr="00CD6F2C" w:rsidRDefault="00CD6F2C" w:rsidP="00CD6F2C">
            <w:pPr>
              <w:jc w:val="both"/>
            </w:pPr>
            <w:r w:rsidRPr="00CD6F2C">
              <w:t>Remaining Budget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75A20B" w14:textId="77777777" w:rsidR="00CD6F2C" w:rsidRPr="00CD6F2C" w:rsidRDefault="00CD6F2C" w:rsidP="00CD6F2C">
            <w:pPr>
              <w:jc w:val="both"/>
            </w:pPr>
            <w:r w:rsidRPr="00CD6F2C">
              <w:t>$134.39</w:t>
            </w:r>
          </w:p>
        </w:tc>
      </w:tr>
    </w:tbl>
    <w:p w14:paraId="6B620FEE" w14:textId="4FCAD72B" w:rsidR="009303D9" w:rsidRPr="00F96569" w:rsidRDefault="009303D9" w:rsidP="00B64D0D">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ernandez, Devin Ascension" w:date="2023-11-03T14:58:00Z" w:initials="DH">
    <w:p w14:paraId="677341DE" w14:textId="63932365" w:rsidR="00EE7370" w:rsidRDefault="00EE7370" w:rsidP="00A45F68">
      <w:pPr>
        <w:pStyle w:val="CommentText"/>
        <w:jc w:val="left"/>
      </w:pPr>
      <w:r>
        <w:rPr>
          <w:rStyle w:val="CommentReference"/>
        </w:rPr>
        <w:annotationRef/>
      </w:r>
      <w:r>
        <w:fldChar w:fldCharType="begin"/>
      </w:r>
      <w:r>
        <w:instrText>HYPERLINK "mailto:jxg3557@mavs.uta.edu"</w:instrText>
      </w:r>
      <w:bookmarkStart w:id="3" w:name="_@_8D6A51D82CFF44F3B91AE27F06471F8DZ"/>
      <w:r>
        <w:fldChar w:fldCharType="separate"/>
      </w:r>
      <w:bookmarkEnd w:id="3"/>
      <w:r w:rsidRPr="00EE7370">
        <w:rPr>
          <w:rStyle w:val="Mention"/>
          <w:noProof/>
        </w:rPr>
        <w:t>@Guzman, Jose Xavier</w:t>
      </w:r>
      <w:r>
        <w:fldChar w:fldCharType="end"/>
      </w:r>
      <w:r>
        <w:t xml:space="preserve"> Put our results, if you have any, into this section.</w:t>
      </w:r>
    </w:p>
  </w:comment>
  <w:comment w:id="4" w:author="Hernandez, Devin Ascension" w:date="2023-11-03T14:59:00Z" w:initials="DH">
    <w:p w14:paraId="4E17D38C" w14:textId="12780535" w:rsidR="00EE7370" w:rsidRDefault="00EE7370" w:rsidP="003E44FA">
      <w:pPr>
        <w:pStyle w:val="CommentText"/>
        <w:jc w:val="left"/>
      </w:pPr>
      <w:r>
        <w:rPr>
          <w:rStyle w:val="CommentReference"/>
        </w:rPr>
        <w:annotationRef/>
      </w:r>
      <w:r>
        <w:fldChar w:fldCharType="begin"/>
      </w:r>
      <w:r>
        <w:instrText>HYPERLINK "mailto:jonathan.dolormente@mavs.uta.edu"</w:instrText>
      </w:r>
      <w:bookmarkStart w:id="5" w:name="_@_C224397DC19441BB91C8E342360B5380Z"/>
      <w:r>
        <w:fldChar w:fldCharType="separate"/>
      </w:r>
      <w:bookmarkEnd w:id="5"/>
      <w:r w:rsidRPr="00EE7370">
        <w:rPr>
          <w:rStyle w:val="Mention"/>
          <w:noProof/>
        </w:rPr>
        <w:t>@Dolormente, Jonathan Signey</w:t>
      </w:r>
      <w:r>
        <w:fldChar w:fldCharType="end"/>
      </w:r>
      <w:r>
        <w:t xml:space="preserve"> Discuss results.</w:t>
      </w:r>
    </w:p>
  </w:comment>
  <w:comment w:id="6" w:author="Hernandez, Devin Ascension" w:date="2023-11-03T14:59:00Z" w:initials="DH">
    <w:p w14:paraId="2AACB045" w14:textId="7439F6CF" w:rsidR="00EE7370" w:rsidRDefault="00EE7370" w:rsidP="000D69EB">
      <w:pPr>
        <w:pStyle w:val="CommentText"/>
        <w:jc w:val="left"/>
      </w:pPr>
      <w:r>
        <w:rPr>
          <w:rStyle w:val="CommentReference"/>
        </w:rPr>
        <w:annotationRef/>
      </w:r>
      <w:r>
        <w:fldChar w:fldCharType="begin"/>
      </w:r>
      <w:r>
        <w:instrText>HYPERLINK "mailto:bxd3589@mavs.uta.edu"</w:instrText>
      </w:r>
      <w:bookmarkStart w:id="7" w:name="_@_502E53D49C0A4EC5B9C6D9290CD193B9Z"/>
      <w:r>
        <w:fldChar w:fldCharType="separate"/>
      </w:r>
      <w:bookmarkEnd w:id="7"/>
      <w:r w:rsidRPr="00EE7370">
        <w:rPr>
          <w:rStyle w:val="Mention"/>
          <w:noProof/>
        </w:rPr>
        <w:t>@Nguyen Thai Binh, Duong</w:t>
      </w:r>
      <w:r>
        <w:fldChar w:fldCharType="end"/>
      </w:r>
      <w:r>
        <w:t xml:space="preserve"> Conclude 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7341DE" w15:done="1"/>
  <w15:commentEx w15:paraId="4E17D38C" w15:done="1"/>
  <w15:commentEx w15:paraId="2AACB0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1804D2" w16cex:dateUtc="2023-11-03T19:58:00Z"/>
  <w16cex:commentExtensible w16cex:durableId="715B8DAB" w16cex:dateUtc="2023-11-03T19:59:00Z"/>
  <w16cex:commentExtensible w16cex:durableId="0442BFD4" w16cex:dateUtc="2023-11-03T1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7341DE" w16cid:durableId="6C1804D2"/>
  <w16cid:commentId w16cid:paraId="4E17D38C" w16cid:durableId="715B8DAB"/>
  <w16cid:commentId w16cid:paraId="2AACB045" w16cid:durableId="0442BF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82B0B" w14:textId="77777777" w:rsidR="00292466" w:rsidRDefault="00292466" w:rsidP="001A3B3D">
      <w:r>
        <w:separator/>
      </w:r>
    </w:p>
  </w:endnote>
  <w:endnote w:type="continuationSeparator" w:id="0">
    <w:p w14:paraId="71FB2BB3" w14:textId="77777777" w:rsidR="00292466" w:rsidRDefault="00292466" w:rsidP="001A3B3D">
      <w:r>
        <w:continuationSeparator/>
      </w:r>
    </w:p>
  </w:endnote>
  <w:endnote w:type="continuationNotice" w:id="1">
    <w:p w14:paraId="6368B80A" w14:textId="77777777" w:rsidR="00292466" w:rsidRDefault="002924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10ACD" w14:textId="0126BE1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000ED" w14:textId="77777777" w:rsidR="00292466" w:rsidRDefault="00292466" w:rsidP="001A3B3D">
      <w:r>
        <w:separator/>
      </w:r>
    </w:p>
  </w:footnote>
  <w:footnote w:type="continuationSeparator" w:id="0">
    <w:p w14:paraId="4518C7D8" w14:textId="77777777" w:rsidR="00292466" w:rsidRDefault="00292466" w:rsidP="001A3B3D">
      <w:r>
        <w:continuationSeparator/>
      </w:r>
    </w:p>
  </w:footnote>
  <w:footnote w:type="continuationNotice" w:id="1">
    <w:p w14:paraId="3596FAFA" w14:textId="77777777" w:rsidR="00292466" w:rsidRDefault="002924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4B34DB"/>
    <w:multiLevelType w:val="hybridMultilevel"/>
    <w:tmpl w:val="DAAC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564A03"/>
    <w:multiLevelType w:val="hybridMultilevel"/>
    <w:tmpl w:val="50C8784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CBEBB16"/>
    <w:multiLevelType w:val="hybridMultilevel"/>
    <w:tmpl w:val="FFFFFFFF"/>
    <w:lvl w:ilvl="0" w:tplc="1B866C4E">
      <w:start w:val="1"/>
      <w:numFmt w:val="bullet"/>
      <w:lvlText w:val="-"/>
      <w:lvlJc w:val="left"/>
      <w:pPr>
        <w:ind w:left="720" w:hanging="360"/>
      </w:pPr>
      <w:rPr>
        <w:rFonts w:ascii="Calibri" w:hAnsi="Calibri" w:hint="default"/>
      </w:rPr>
    </w:lvl>
    <w:lvl w:ilvl="1" w:tplc="5DBECBC2">
      <w:start w:val="1"/>
      <w:numFmt w:val="bullet"/>
      <w:lvlText w:val="o"/>
      <w:lvlJc w:val="left"/>
      <w:pPr>
        <w:ind w:left="1440" w:hanging="360"/>
      </w:pPr>
      <w:rPr>
        <w:rFonts w:ascii="Courier New" w:hAnsi="Courier New" w:hint="default"/>
      </w:rPr>
    </w:lvl>
    <w:lvl w:ilvl="2" w:tplc="46F21A74">
      <w:start w:val="1"/>
      <w:numFmt w:val="bullet"/>
      <w:lvlText w:val=""/>
      <w:lvlJc w:val="left"/>
      <w:pPr>
        <w:ind w:left="2160" w:hanging="360"/>
      </w:pPr>
      <w:rPr>
        <w:rFonts w:ascii="Wingdings" w:hAnsi="Wingdings" w:hint="default"/>
      </w:rPr>
    </w:lvl>
    <w:lvl w:ilvl="3" w:tplc="480206B4">
      <w:start w:val="1"/>
      <w:numFmt w:val="bullet"/>
      <w:lvlText w:val=""/>
      <w:lvlJc w:val="left"/>
      <w:pPr>
        <w:ind w:left="2880" w:hanging="360"/>
      </w:pPr>
      <w:rPr>
        <w:rFonts w:ascii="Symbol" w:hAnsi="Symbol" w:hint="default"/>
      </w:rPr>
    </w:lvl>
    <w:lvl w:ilvl="4" w:tplc="802C916C">
      <w:start w:val="1"/>
      <w:numFmt w:val="bullet"/>
      <w:lvlText w:val="o"/>
      <w:lvlJc w:val="left"/>
      <w:pPr>
        <w:ind w:left="3600" w:hanging="360"/>
      </w:pPr>
      <w:rPr>
        <w:rFonts w:ascii="Courier New" w:hAnsi="Courier New" w:hint="default"/>
      </w:rPr>
    </w:lvl>
    <w:lvl w:ilvl="5" w:tplc="4E2AF710">
      <w:start w:val="1"/>
      <w:numFmt w:val="bullet"/>
      <w:lvlText w:val=""/>
      <w:lvlJc w:val="left"/>
      <w:pPr>
        <w:ind w:left="4320" w:hanging="360"/>
      </w:pPr>
      <w:rPr>
        <w:rFonts w:ascii="Wingdings" w:hAnsi="Wingdings" w:hint="default"/>
      </w:rPr>
    </w:lvl>
    <w:lvl w:ilvl="6" w:tplc="BEAA2452">
      <w:start w:val="1"/>
      <w:numFmt w:val="bullet"/>
      <w:lvlText w:val=""/>
      <w:lvlJc w:val="left"/>
      <w:pPr>
        <w:ind w:left="5040" w:hanging="360"/>
      </w:pPr>
      <w:rPr>
        <w:rFonts w:ascii="Symbol" w:hAnsi="Symbol" w:hint="default"/>
      </w:rPr>
    </w:lvl>
    <w:lvl w:ilvl="7" w:tplc="D01EB12E">
      <w:start w:val="1"/>
      <w:numFmt w:val="bullet"/>
      <w:lvlText w:val="o"/>
      <w:lvlJc w:val="left"/>
      <w:pPr>
        <w:ind w:left="5760" w:hanging="360"/>
      </w:pPr>
      <w:rPr>
        <w:rFonts w:ascii="Courier New" w:hAnsi="Courier New" w:hint="default"/>
      </w:rPr>
    </w:lvl>
    <w:lvl w:ilvl="8" w:tplc="BCAE0FCA">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1D26337"/>
    <w:multiLevelType w:val="hybridMultilevel"/>
    <w:tmpl w:val="FFFFFFFF"/>
    <w:lvl w:ilvl="0" w:tplc="0A7A486E">
      <w:start w:val="1"/>
      <w:numFmt w:val="bullet"/>
      <w:lvlText w:val="-"/>
      <w:lvlJc w:val="left"/>
      <w:pPr>
        <w:ind w:left="720" w:hanging="360"/>
      </w:pPr>
      <w:rPr>
        <w:rFonts w:ascii="Calibri" w:hAnsi="Calibri" w:hint="default"/>
      </w:rPr>
    </w:lvl>
    <w:lvl w:ilvl="1" w:tplc="0C764D04">
      <w:start w:val="1"/>
      <w:numFmt w:val="bullet"/>
      <w:lvlText w:val="o"/>
      <w:lvlJc w:val="left"/>
      <w:pPr>
        <w:ind w:left="1440" w:hanging="360"/>
      </w:pPr>
      <w:rPr>
        <w:rFonts w:ascii="Courier New" w:hAnsi="Courier New" w:hint="default"/>
      </w:rPr>
    </w:lvl>
    <w:lvl w:ilvl="2" w:tplc="1AB86394">
      <w:start w:val="1"/>
      <w:numFmt w:val="bullet"/>
      <w:lvlText w:val=""/>
      <w:lvlJc w:val="left"/>
      <w:pPr>
        <w:ind w:left="2160" w:hanging="360"/>
      </w:pPr>
      <w:rPr>
        <w:rFonts w:ascii="Wingdings" w:hAnsi="Wingdings" w:hint="default"/>
      </w:rPr>
    </w:lvl>
    <w:lvl w:ilvl="3" w:tplc="BD226A92">
      <w:start w:val="1"/>
      <w:numFmt w:val="bullet"/>
      <w:lvlText w:val=""/>
      <w:lvlJc w:val="left"/>
      <w:pPr>
        <w:ind w:left="2880" w:hanging="360"/>
      </w:pPr>
      <w:rPr>
        <w:rFonts w:ascii="Symbol" w:hAnsi="Symbol" w:hint="default"/>
      </w:rPr>
    </w:lvl>
    <w:lvl w:ilvl="4" w:tplc="EBEC3C74">
      <w:start w:val="1"/>
      <w:numFmt w:val="bullet"/>
      <w:lvlText w:val="o"/>
      <w:lvlJc w:val="left"/>
      <w:pPr>
        <w:ind w:left="3600" w:hanging="360"/>
      </w:pPr>
      <w:rPr>
        <w:rFonts w:ascii="Courier New" w:hAnsi="Courier New" w:hint="default"/>
      </w:rPr>
    </w:lvl>
    <w:lvl w:ilvl="5" w:tplc="98D229A0">
      <w:start w:val="1"/>
      <w:numFmt w:val="bullet"/>
      <w:lvlText w:val=""/>
      <w:lvlJc w:val="left"/>
      <w:pPr>
        <w:ind w:left="4320" w:hanging="360"/>
      </w:pPr>
      <w:rPr>
        <w:rFonts w:ascii="Wingdings" w:hAnsi="Wingdings" w:hint="default"/>
      </w:rPr>
    </w:lvl>
    <w:lvl w:ilvl="6" w:tplc="6D96AFF6">
      <w:start w:val="1"/>
      <w:numFmt w:val="bullet"/>
      <w:lvlText w:val=""/>
      <w:lvlJc w:val="left"/>
      <w:pPr>
        <w:ind w:left="5040" w:hanging="360"/>
      </w:pPr>
      <w:rPr>
        <w:rFonts w:ascii="Symbol" w:hAnsi="Symbol" w:hint="default"/>
      </w:rPr>
    </w:lvl>
    <w:lvl w:ilvl="7" w:tplc="F73EAB2C">
      <w:start w:val="1"/>
      <w:numFmt w:val="bullet"/>
      <w:lvlText w:val="o"/>
      <w:lvlJc w:val="left"/>
      <w:pPr>
        <w:ind w:left="5760" w:hanging="360"/>
      </w:pPr>
      <w:rPr>
        <w:rFonts w:ascii="Courier New" w:hAnsi="Courier New" w:hint="default"/>
      </w:rPr>
    </w:lvl>
    <w:lvl w:ilvl="8" w:tplc="6310F86E">
      <w:start w:val="1"/>
      <w:numFmt w:val="bullet"/>
      <w:lvlText w:val=""/>
      <w:lvlJc w:val="left"/>
      <w:pPr>
        <w:ind w:left="6480" w:hanging="360"/>
      </w:pPr>
      <w:rPr>
        <w:rFonts w:ascii="Wingdings" w:hAnsi="Wingdings" w:hint="default"/>
      </w:rPr>
    </w:lvl>
  </w:abstractNum>
  <w:abstractNum w:abstractNumId="17" w15:restartNumberingAfterBreak="0">
    <w:nsid w:val="26F792AC"/>
    <w:multiLevelType w:val="hybridMultilevel"/>
    <w:tmpl w:val="FFFFFFFF"/>
    <w:lvl w:ilvl="0" w:tplc="66822574">
      <w:start w:val="1"/>
      <w:numFmt w:val="bullet"/>
      <w:lvlText w:val="-"/>
      <w:lvlJc w:val="left"/>
      <w:pPr>
        <w:ind w:left="720" w:hanging="360"/>
      </w:pPr>
      <w:rPr>
        <w:rFonts w:ascii="Calibri" w:hAnsi="Calibri" w:hint="default"/>
      </w:rPr>
    </w:lvl>
    <w:lvl w:ilvl="1" w:tplc="4E068D7E">
      <w:start w:val="1"/>
      <w:numFmt w:val="bullet"/>
      <w:lvlText w:val="o"/>
      <w:lvlJc w:val="left"/>
      <w:pPr>
        <w:ind w:left="1440" w:hanging="360"/>
      </w:pPr>
      <w:rPr>
        <w:rFonts w:ascii="Courier New" w:hAnsi="Courier New" w:hint="default"/>
      </w:rPr>
    </w:lvl>
    <w:lvl w:ilvl="2" w:tplc="C1186DFA">
      <w:start w:val="1"/>
      <w:numFmt w:val="bullet"/>
      <w:lvlText w:val=""/>
      <w:lvlJc w:val="left"/>
      <w:pPr>
        <w:ind w:left="2160" w:hanging="360"/>
      </w:pPr>
      <w:rPr>
        <w:rFonts w:ascii="Wingdings" w:hAnsi="Wingdings" w:hint="default"/>
      </w:rPr>
    </w:lvl>
    <w:lvl w:ilvl="3" w:tplc="AE7EA848">
      <w:start w:val="1"/>
      <w:numFmt w:val="bullet"/>
      <w:lvlText w:val=""/>
      <w:lvlJc w:val="left"/>
      <w:pPr>
        <w:ind w:left="2880" w:hanging="360"/>
      </w:pPr>
      <w:rPr>
        <w:rFonts w:ascii="Symbol" w:hAnsi="Symbol" w:hint="default"/>
      </w:rPr>
    </w:lvl>
    <w:lvl w:ilvl="4" w:tplc="42506D88">
      <w:start w:val="1"/>
      <w:numFmt w:val="bullet"/>
      <w:lvlText w:val="o"/>
      <w:lvlJc w:val="left"/>
      <w:pPr>
        <w:ind w:left="3600" w:hanging="360"/>
      </w:pPr>
      <w:rPr>
        <w:rFonts w:ascii="Courier New" w:hAnsi="Courier New" w:hint="default"/>
      </w:rPr>
    </w:lvl>
    <w:lvl w:ilvl="5" w:tplc="63CE3106">
      <w:start w:val="1"/>
      <w:numFmt w:val="bullet"/>
      <w:lvlText w:val=""/>
      <w:lvlJc w:val="left"/>
      <w:pPr>
        <w:ind w:left="4320" w:hanging="360"/>
      </w:pPr>
      <w:rPr>
        <w:rFonts w:ascii="Wingdings" w:hAnsi="Wingdings" w:hint="default"/>
      </w:rPr>
    </w:lvl>
    <w:lvl w:ilvl="6" w:tplc="3766B7F8">
      <w:start w:val="1"/>
      <w:numFmt w:val="bullet"/>
      <w:lvlText w:val=""/>
      <w:lvlJc w:val="left"/>
      <w:pPr>
        <w:ind w:left="5040" w:hanging="360"/>
      </w:pPr>
      <w:rPr>
        <w:rFonts w:ascii="Symbol" w:hAnsi="Symbol" w:hint="default"/>
      </w:rPr>
    </w:lvl>
    <w:lvl w:ilvl="7" w:tplc="1DF25284">
      <w:start w:val="1"/>
      <w:numFmt w:val="bullet"/>
      <w:lvlText w:val="o"/>
      <w:lvlJc w:val="left"/>
      <w:pPr>
        <w:ind w:left="5760" w:hanging="360"/>
      </w:pPr>
      <w:rPr>
        <w:rFonts w:ascii="Courier New" w:hAnsi="Courier New" w:hint="default"/>
      </w:rPr>
    </w:lvl>
    <w:lvl w:ilvl="8" w:tplc="F1E46FD4">
      <w:start w:val="1"/>
      <w:numFmt w:val="bullet"/>
      <w:lvlText w:val=""/>
      <w:lvlJc w:val="left"/>
      <w:pPr>
        <w:ind w:left="6480" w:hanging="360"/>
      </w:pPr>
      <w:rPr>
        <w:rFonts w:ascii="Wingdings" w:hAnsi="Wingdings" w:hint="default"/>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64A0E37"/>
    <w:multiLevelType w:val="hybridMultilevel"/>
    <w:tmpl w:val="FFFFFFFF"/>
    <w:lvl w:ilvl="0" w:tplc="857EC23E">
      <w:start w:val="1"/>
      <w:numFmt w:val="bullet"/>
      <w:lvlText w:val="-"/>
      <w:lvlJc w:val="left"/>
      <w:pPr>
        <w:ind w:left="720" w:hanging="360"/>
      </w:pPr>
      <w:rPr>
        <w:rFonts w:ascii="Calibri" w:hAnsi="Calibri" w:hint="default"/>
      </w:rPr>
    </w:lvl>
    <w:lvl w:ilvl="1" w:tplc="6DF60B0C">
      <w:start w:val="1"/>
      <w:numFmt w:val="bullet"/>
      <w:lvlText w:val="o"/>
      <w:lvlJc w:val="left"/>
      <w:pPr>
        <w:ind w:left="1440" w:hanging="360"/>
      </w:pPr>
      <w:rPr>
        <w:rFonts w:ascii="Courier New" w:hAnsi="Courier New" w:hint="default"/>
      </w:rPr>
    </w:lvl>
    <w:lvl w:ilvl="2" w:tplc="30C080EC">
      <w:start w:val="1"/>
      <w:numFmt w:val="bullet"/>
      <w:lvlText w:val=""/>
      <w:lvlJc w:val="left"/>
      <w:pPr>
        <w:ind w:left="2160" w:hanging="360"/>
      </w:pPr>
      <w:rPr>
        <w:rFonts w:ascii="Wingdings" w:hAnsi="Wingdings" w:hint="default"/>
      </w:rPr>
    </w:lvl>
    <w:lvl w:ilvl="3" w:tplc="823CE094">
      <w:start w:val="1"/>
      <w:numFmt w:val="bullet"/>
      <w:lvlText w:val=""/>
      <w:lvlJc w:val="left"/>
      <w:pPr>
        <w:ind w:left="2880" w:hanging="360"/>
      </w:pPr>
      <w:rPr>
        <w:rFonts w:ascii="Symbol" w:hAnsi="Symbol" w:hint="default"/>
      </w:rPr>
    </w:lvl>
    <w:lvl w:ilvl="4" w:tplc="366C187C">
      <w:start w:val="1"/>
      <w:numFmt w:val="bullet"/>
      <w:lvlText w:val="o"/>
      <w:lvlJc w:val="left"/>
      <w:pPr>
        <w:ind w:left="3600" w:hanging="360"/>
      </w:pPr>
      <w:rPr>
        <w:rFonts w:ascii="Courier New" w:hAnsi="Courier New" w:hint="default"/>
      </w:rPr>
    </w:lvl>
    <w:lvl w:ilvl="5" w:tplc="8C342140">
      <w:start w:val="1"/>
      <w:numFmt w:val="bullet"/>
      <w:lvlText w:val=""/>
      <w:lvlJc w:val="left"/>
      <w:pPr>
        <w:ind w:left="4320" w:hanging="360"/>
      </w:pPr>
      <w:rPr>
        <w:rFonts w:ascii="Wingdings" w:hAnsi="Wingdings" w:hint="default"/>
      </w:rPr>
    </w:lvl>
    <w:lvl w:ilvl="6" w:tplc="18E431DC">
      <w:start w:val="1"/>
      <w:numFmt w:val="bullet"/>
      <w:lvlText w:val=""/>
      <w:lvlJc w:val="left"/>
      <w:pPr>
        <w:ind w:left="5040" w:hanging="360"/>
      </w:pPr>
      <w:rPr>
        <w:rFonts w:ascii="Symbol" w:hAnsi="Symbol" w:hint="default"/>
      </w:rPr>
    </w:lvl>
    <w:lvl w:ilvl="7" w:tplc="344244FA">
      <w:start w:val="1"/>
      <w:numFmt w:val="bullet"/>
      <w:lvlText w:val="o"/>
      <w:lvlJc w:val="left"/>
      <w:pPr>
        <w:ind w:left="5760" w:hanging="360"/>
      </w:pPr>
      <w:rPr>
        <w:rFonts w:ascii="Courier New" w:hAnsi="Courier New" w:hint="default"/>
      </w:rPr>
    </w:lvl>
    <w:lvl w:ilvl="8" w:tplc="C0E80AA2">
      <w:start w:val="1"/>
      <w:numFmt w:val="bullet"/>
      <w:lvlText w:val=""/>
      <w:lvlJc w:val="left"/>
      <w:pPr>
        <w:ind w:left="6480" w:hanging="360"/>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52145782">
    <w:abstractNumId w:val="19"/>
  </w:num>
  <w:num w:numId="2" w16cid:durableId="124550617">
    <w:abstractNumId w:val="25"/>
  </w:num>
  <w:num w:numId="3" w16cid:durableId="294414899">
    <w:abstractNumId w:val="18"/>
  </w:num>
  <w:num w:numId="4" w16cid:durableId="1244101347">
    <w:abstractNumId w:val="21"/>
  </w:num>
  <w:num w:numId="5" w16cid:durableId="1767798414">
    <w:abstractNumId w:val="21"/>
  </w:num>
  <w:num w:numId="6" w16cid:durableId="495419034">
    <w:abstractNumId w:val="21"/>
  </w:num>
  <w:num w:numId="7" w16cid:durableId="177281121">
    <w:abstractNumId w:val="21"/>
  </w:num>
  <w:num w:numId="8" w16cid:durableId="1050615490">
    <w:abstractNumId w:val="23"/>
  </w:num>
  <w:num w:numId="9" w16cid:durableId="256791115">
    <w:abstractNumId w:val="26"/>
  </w:num>
  <w:num w:numId="10" w16cid:durableId="916281637">
    <w:abstractNumId w:val="20"/>
  </w:num>
  <w:num w:numId="11" w16cid:durableId="1428385828">
    <w:abstractNumId w:val="15"/>
  </w:num>
  <w:num w:numId="12" w16cid:durableId="256718466">
    <w:abstractNumId w:val="14"/>
  </w:num>
  <w:num w:numId="13" w16cid:durableId="183640270">
    <w:abstractNumId w:val="0"/>
  </w:num>
  <w:num w:numId="14" w16cid:durableId="1243879481">
    <w:abstractNumId w:val="10"/>
  </w:num>
  <w:num w:numId="15" w16cid:durableId="761796792">
    <w:abstractNumId w:val="8"/>
  </w:num>
  <w:num w:numId="16" w16cid:durableId="1387029610">
    <w:abstractNumId w:val="7"/>
  </w:num>
  <w:num w:numId="17" w16cid:durableId="513034901">
    <w:abstractNumId w:val="6"/>
  </w:num>
  <w:num w:numId="18" w16cid:durableId="201213915">
    <w:abstractNumId w:val="5"/>
  </w:num>
  <w:num w:numId="19" w16cid:durableId="1772624985">
    <w:abstractNumId w:val="9"/>
  </w:num>
  <w:num w:numId="20" w16cid:durableId="532808199">
    <w:abstractNumId w:val="4"/>
  </w:num>
  <w:num w:numId="21" w16cid:durableId="1934976847">
    <w:abstractNumId w:val="3"/>
  </w:num>
  <w:num w:numId="22" w16cid:durableId="1505706072">
    <w:abstractNumId w:val="2"/>
  </w:num>
  <w:num w:numId="23" w16cid:durableId="1587955650">
    <w:abstractNumId w:val="1"/>
  </w:num>
  <w:num w:numId="24" w16cid:durableId="662203081">
    <w:abstractNumId w:val="22"/>
  </w:num>
  <w:num w:numId="25" w16cid:durableId="893540210">
    <w:abstractNumId w:val="11"/>
  </w:num>
  <w:num w:numId="26" w16cid:durableId="391586781">
    <w:abstractNumId w:val="24"/>
  </w:num>
  <w:num w:numId="27" w16cid:durableId="982469267">
    <w:abstractNumId w:val="13"/>
  </w:num>
  <w:num w:numId="28" w16cid:durableId="660961779">
    <w:abstractNumId w:val="16"/>
  </w:num>
  <w:num w:numId="29" w16cid:durableId="85077281">
    <w:abstractNumId w:val="17"/>
  </w:num>
  <w:num w:numId="30" w16cid:durableId="26673852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rnandez, Devin Ascension">
    <w15:presenceInfo w15:providerId="AD" w15:userId="S::devin.hernandez2@mavs.uta.edu::84e4eca7-6219-41d9-9f03-51dd628df4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I1NTayBCIjC2MTUyUdpeDU4uLM/DyQAqNaACePE3AsAAAA"/>
  </w:docVars>
  <w:rsids>
    <w:rsidRoot w:val="009303D9"/>
    <w:rsid w:val="00000EF1"/>
    <w:rsid w:val="00003B75"/>
    <w:rsid w:val="00004EBE"/>
    <w:rsid w:val="00005D97"/>
    <w:rsid w:val="00007B8F"/>
    <w:rsid w:val="00011DED"/>
    <w:rsid w:val="000137A8"/>
    <w:rsid w:val="000146BB"/>
    <w:rsid w:val="0001636E"/>
    <w:rsid w:val="000179E1"/>
    <w:rsid w:val="00020AA6"/>
    <w:rsid w:val="0002195F"/>
    <w:rsid w:val="000242C8"/>
    <w:rsid w:val="00024FBE"/>
    <w:rsid w:val="000262A9"/>
    <w:rsid w:val="000263B8"/>
    <w:rsid w:val="00030C4A"/>
    <w:rsid w:val="0003139C"/>
    <w:rsid w:val="0003286E"/>
    <w:rsid w:val="00033665"/>
    <w:rsid w:val="00036D25"/>
    <w:rsid w:val="00040BF4"/>
    <w:rsid w:val="00042091"/>
    <w:rsid w:val="0004424C"/>
    <w:rsid w:val="0004781E"/>
    <w:rsid w:val="00047DB6"/>
    <w:rsid w:val="00050A45"/>
    <w:rsid w:val="00056604"/>
    <w:rsid w:val="00060316"/>
    <w:rsid w:val="000614AD"/>
    <w:rsid w:val="00061CB3"/>
    <w:rsid w:val="00062AF0"/>
    <w:rsid w:val="00065107"/>
    <w:rsid w:val="00066B18"/>
    <w:rsid w:val="00066C1A"/>
    <w:rsid w:val="00067AE5"/>
    <w:rsid w:val="00073CFA"/>
    <w:rsid w:val="000740B9"/>
    <w:rsid w:val="00074319"/>
    <w:rsid w:val="000747C2"/>
    <w:rsid w:val="00075479"/>
    <w:rsid w:val="000756E5"/>
    <w:rsid w:val="000766BB"/>
    <w:rsid w:val="00081863"/>
    <w:rsid w:val="00081997"/>
    <w:rsid w:val="000823FA"/>
    <w:rsid w:val="00083ACE"/>
    <w:rsid w:val="00084EF8"/>
    <w:rsid w:val="0008758A"/>
    <w:rsid w:val="00090904"/>
    <w:rsid w:val="000923C3"/>
    <w:rsid w:val="000931CD"/>
    <w:rsid w:val="00094C0F"/>
    <w:rsid w:val="00095149"/>
    <w:rsid w:val="0009569B"/>
    <w:rsid w:val="000A0C30"/>
    <w:rsid w:val="000A4122"/>
    <w:rsid w:val="000A5B5A"/>
    <w:rsid w:val="000A5E71"/>
    <w:rsid w:val="000A62BC"/>
    <w:rsid w:val="000B190A"/>
    <w:rsid w:val="000B23C8"/>
    <w:rsid w:val="000B2897"/>
    <w:rsid w:val="000B31B6"/>
    <w:rsid w:val="000B4AB2"/>
    <w:rsid w:val="000B5A1C"/>
    <w:rsid w:val="000B7498"/>
    <w:rsid w:val="000B7579"/>
    <w:rsid w:val="000C0E04"/>
    <w:rsid w:val="000C184A"/>
    <w:rsid w:val="000C1E68"/>
    <w:rsid w:val="000C1FA2"/>
    <w:rsid w:val="000C2888"/>
    <w:rsid w:val="000C53EB"/>
    <w:rsid w:val="000C6F65"/>
    <w:rsid w:val="000D1F65"/>
    <w:rsid w:val="000D2665"/>
    <w:rsid w:val="000D6F6D"/>
    <w:rsid w:val="000D7E2C"/>
    <w:rsid w:val="000E1642"/>
    <w:rsid w:val="000E2B8D"/>
    <w:rsid w:val="000E2D79"/>
    <w:rsid w:val="000E4641"/>
    <w:rsid w:val="000E533C"/>
    <w:rsid w:val="000E677D"/>
    <w:rsid w:val="000E6DBB"/>
    <w:rsid w:val="000E76F6"/>
    <w:rsid w:val="000F0981"/>
    <w:rsid w:val="000F2D5B"/>
    <w:rsid w:val="001008B9"/>
    <w:rsid w:val="00101708"/>
    <w:rsid w:val="00101D89"/>
    <w:rsid w:val="00102466"/>
    <w:rsid w:val="0010293A"/>
    <w:rsid w:val="0010424A"/>
    <w:rsid w:val="00104CCE"/>
    <w:rsid w:val="001062E1"/>
    <w:rsid w:val="001072E7"/>
    <w:rsid w:val="00107768"/>
    <w:rsid w:val="00107A7B"/>
    <w:rsid w:val="00110AEC"/>
    <w:rsid w:val="00110E45"/>
    <w:rsid w:val="0012004E"/>
    <w:rsid w:val="00124190"/>
    <w:rsid w:val="0012608D"/>
    <w:rsid w:val="00127273"/>
    <w:rsid w:val="0013046D"/>
    <w:rsid w:val="00132FB4"/>
    <w:rsid w:val="00135635"/>
    <w:rsid w:val="00135F90"/>
    <w:rsid w:val="00140BAB"/>
    <w:rsid w:val="001412C3"/>
    <w:rsid w:val="00144E65"/>
    <w:rsid w:val="00145E64"/>
    <w:rsid w:val="00147148"/>
    <w:rsid w:val="00147949"/>
    <w:rsid w:val="0015079E"/>
    <w:rsid w:val="00151DF9"/>
    <w:rsid w:val="001525C7"/>
    <w:rsid w:val="00152720"/>
    <w:rsid w:val="00153C8A"/>
    <w:rsid w:val="00154444"/>
    <w:rsid w:val="00154E23"/>
    <w:rsid w:val="00154E9B"/>
    <w:rsid w:val="0015612C"/>
    <w:rsid w:val="00160F90"/>
    <w:rsid w:val="001630CB"/>
    <w:rsid w:val="0016535B"/>
    <w:rsid w:val="0016607C"/>
    <w:rsid w:val="00170058"/>
    <w:rsid w:val="00170BD9"/>
    <w:rsid w:val="00170C13"/>
    <w:rsid w:val="001715AF"/>
    <w:rsid w:val="00171996"/>
    <w:rsid w:val="00171FCF"/>
    <w:rsid w:val="00173F31"/>
    <w:rsid w:val="001801B6"/>
    <w:rsid w:val="001817B0"/>
    <w:rsid w:val="00182161"/>
    <w:rsid w:val="00183CB2"/>
    <w:rsid w:val="00184D6F"/>
    <w:rsid w:val="001856A8"/>
    <w:rsid w:val="00185D62"/>
    <w:rsid w:val="00186FE5"/>
    <w:rsid w:val="001870DE"/>
    <w:rsid w:val="00190446"/>
    <w:rsid w:val="00190A92"/>
    <w:rsid w:val="00192D4A"/>
    <w:rsid w:val="00193D79"/>
    <w:rsid w:val="00194C05"/>
    <w:rsid w:val="00195856"/>
    <w:rsid w:val="00197392"/>
    <w:rsid w:val="001A0C13"/>
    <w:rsid w:val="001A17B9"/>
    <w:rsid w:val="001A22C7"/>
    <w:rsid w:val="001A2EFD"/>
    <w:rsid w:val="001A3B3D"/>
    <w:rsid w:val="001A42EA"/>
    <w:rsid w:val="001B3B85"/>
    <w:rsid w:val="001B3BEF"/>
    <w:rsid w:val="001B67DC"/>
    <w:rsid w:val="001C02D5"/>
    <w:rsid w:val="001C3298"/>
    <w:rsid w:val="001C4200"/>
    <w:rsid w:val="001C597E"/>
    <w:rsid w:val="001C5F9C"/>
    <w:rsid w:val="001C603F"/>
    <w:rsid w:val="001C710A"/>
    <w:rsid w:val="001C75C3"/>
    <w:rsid w:val="001D08ED"/>
    <w:rsid w:val="001D1119"/>
    <w:rsid w:val="001D47E6"/>
    <w:rsid w:val="001D4D11"/>
    <w:rsid w:val="001D5D18"/>
    <w:rsid w:val="001D7BCF"/>
    <w:rsid w:val="001E0319"/>
    <w:rsid w:val="001E0ACD"/>
    <w:rsid w:val="001E122D"/>
    <w:rsid w:val="001E1DC4"/>
    <w:rsid w:val="001E2AD8"/>
    <w:rsid w:val="001E6817"/>
    <w:rsid w:val="001E7512"/>
    <w:rsid w:val="001F07D3"/>
    <w:rsid w:val="001F19BB"/>
    <w:rsid w:val="001F1C2D"/>
    <w:rsid w:val="001F3C40"/>
    <w:rsid w:val="00200465"/>
    <w:rsid w:val="00200507"/>
    <w:rsid w:val="00201952"/>
    <w:rsid w:val="00202288"/>
    <w:rsid w:val="00203C70"/>
    <w:rsid w:val="00203DD0"/>
    <w:rsid w:val="00204041"/>
    <w:rsid w:val="00205186"/>
    <w:rsid w:val="00207028"/>
    <w:rsid w:val="0020770B"/>
    <w:rsid w:val="00211456"/>
    <w:rsid w:val="00211CA9"/>
    <w:rsid w:val="0021535D"/>
    <w:rsid w:val="00215F92"/>
    <w:rsid w:val="00215FB7"/>
    <w:rsid w:val="002161C6"/>
    <w:rsid w:val="002168B1"/>
    <w:rsid w:val="00216BE0"/>
    <w:rsid w:val="002205C3"/>
    <w:rsid w:val="00221919"/>
    <w:rsid w:val="00221C26"/>
    <w:rsid w:val="002222D3"/>
    <w:rsid w:val="00222C58"/>
    <w:rsid w:val="0022448B"/>
    <w:rsid w:val="002254A9"/>
    <w:rsid w:val="0022744D"/>
    <w:rsid w:val="00227751"/>
    <w:rsid w:val="0023011D"/>
    <w:rsid w:val="002310DA"/>
    <w:rsid w:val="002322CA"/>
    <w:rsid w:val="00233336"/>
    <w:rsid w:val="002335FF"/>
    <w:rsid w:val="002336F7"/>
    <w:rsid w:val="002339DF"/>
    <w:rsid w:val="00233D97"/>
    <w:rsid w:val="00234124"/>
    <w:rsid w:val="0023602E"/>
    <w:rsid w:val="00236AD9"/>
    <w:rsid w:val="0024035A"/>
    <w:rsid w:val="00240CE0"/>
    <w:rsid w:val="002415BA"/>
    <w:rsid w:val="00242019"/>
    <w:rsid w:val="002431A2"/>
    <w:rsid w:val="00243E1D"/>
    <w:rsid w:val="0024621D"/>
    <w:rsid w:val="00246A7C"/>
    <w:rsid w:val="00247704"/>
    <w:rsid w:val="002510E8"/>
    <w:rsid w:val="002519C7"/>
    <w:rsid w:val="00251DD5"/>
    <w:rsid w:val="0025300E"/>
    <w:rsid w:val="00253919"/>
    <w:rsid w:val="00255091"/>
    <w:rsid w:val="002552E6"/>
    <w:rsid w:val="0025555B"/>
    <w:rsid w:val="002576E0"/>
    <w:rsid w:val="00257A1C"/>
    <w:rsid w:val="00261CEA"/>
    <w:rsid w:val="00263AC7"/>
    <w:rsid w:val="00264951"/>
    <w:rsid w:val="00266682"/>
    <w:rsid w:val="00266DA5"/>
    <w:rsid w:val="00270458"/>
    <w:rsid w:val="00272419"/>
    <w:rsid w:val="002730C9"/>
    <w:rsid w:val="002753D9"/>
    <w:rsid w:val="0027631C"/>
    <w:rsid w:val="00280F8A"/>
    <w:rsid w:val="002810D2"/>
    <w:rsid w:val="0028291E"/>
    <w:rsid w:val="00282A74"/>
    <w:rsid w:val="0028309F"/>
    <w:rsid w:val="002850E3"/>
    <w:rsid w:val="0028512B"/>
    <w:rsid w:val="0028560B"/>
    <w:rsid w:val="00287983"/>
    <w:rsid w:val="00291B52"/>
    <w:rsid w:val="00292466"/>
    <w:rsid w:val="00294E01"/>
    <w:rsid w:val="002962C2"/>
    <w:rsid w:val="00296E14"/>
    <w:rsid w:val="00297AB5"/>
    <w:rsid w:val="00297CEC"/>
    <w:rsid w:val="002A2238"/>
    <w:rsid w:val="002A23BE"/>
    <w:rsid w:val="002A2E89"/>
    <w:rsid w:val="002A2FA4"/>
    <w:rsid w:val="002A500E"/>
    <w:rsid w:val="002A7971"/>
    <w:rsid w:val="002B02E8"/>
    <w:rsid w:val="002B1638"/>
    <w:rsid w:val="002B1BFB"/>
    <w:rsid w:val="002B23E5"/>
    <w:rsid w:val="002B301D"/>
    <w:rsid w:val="002B3BBC"/>
    <w:rsid w:val="002B6142"/>
    <w:rsid w:val="002B6BA1"/>
    <w:rsid w:val="002B6BBA"/>
    <w:rsid w:val="002B6EE8"/>
    <w:rsid w:val="002C01C2"/>
    <w:rsid w:val="002C0317"/>
    <w:rsid w:val="002C2873"/>
    <w:rsid w:val="002C302A"/>
    <w:rsid w:val="002C4B19"/>
    <w:rsid w:val="002C4F50"/>
    <w:rsid w:val="002C526D"/>
    <w:rsid w:val="002C67F0"/>
    <w:rsid w:val="002C68D8"/>
    <w:rsid w:val="002C7440"/>
    <w:rsid w:val="002D596B"/>
    <w:rsid w:val="002D7F53"/>
    <w:rsid w:val="002E0EE2"/>
    <w:rsid w:val="002E1209"/>
    <w:rsid w:val="002E1F42"/>
    <w:rsid w:val="002E3FFC"/>
    <w:rsid w:val="002E50F3"/>
    <w:rsid w:val="002E5FE4"/>
    <w:rsid w:val="002E670F"/>
    <w:rsid w:val="002E7E84"/>
    <w:rsid w:val="002F0BD1"/>
    <w:rsid w:val="002F114D"/>
    <w:rsid w:val="002F1D6B"/>
    <w:rsid w:val="002F24E0"/>
    <w:rsid w:val="002F356B"/>
    <w:rsid w:val="002F3C22"/>
    <w:rsid w:val="002F4924"/>
    <w:rsid w:val="00300231"/>
    <w:rsid w:val="0030149C"/>
    <w:rsid w:val="003019F1"/>
    <w:rsid w:val="0030304D"/>
    <w:rsid w:val="0030451B"/>
    <w:rsid w:val="00305A03"/>
    <w:rsid w:val="00305AE3"/>
    <w:rsid w:val="00307813"/>
    <w:rsid w:val="003147A0"/>
    <w:rsid w:val="003162E5"/>
    <w:rsid w:val="00316869"/>
    <w:rsid w:val="003168FA"/>
    <w:rsid w:val="00317E33"/>
    <w:rsid w:val="00320596"/>
    <w:rsid w:val="00321243"/>
    <w:rsid w:val="0032315E"/>
    <w:rsid w:val="00323610"/>
    <w:rsid w:val="00324F4A"/>
    <w:rsid w:val="0032735D"/>
    <w:rsid w:val="003279E3"/>
    <w:rsid w:val="00327A53"/>
    <w:rsid w:val="00327CB7"/>
    <w:rsid w:val="003346C7"/>
    <w:rsid w:val="003355CB"/>
    <w:rsid w:val="003365AA"/>
    <w:rsid w:val="0034070E"/>
    <w:rsid w:val="00341270"/>
    <w:rsid w:val="003418E1"/>
    <w:rsid w:val="00347A77"/>
    <w:rsid w:val="003507FD"/>
    <w:rsid w:val="0035256F"/>
    <w:rsid w:val="00352EB0"/>
    <w:rsid w:val="00353944"/>
    <w:rsid w:val="003549F6"/>
    <w:rsid w:val="00354FCF"/>
    <w:rsid w:val="00357335"/>
    <w:rsid w:val="0036198E"/>
    <w:rsid w:val="00364539"/>
    <w:rsid w:val="00364811"/>
    <w:rsid w:val="0037180F"/>
    <w:rsid w:val="00372102"/>
    <w:rsid w:val="00373D8F"/>
    <w:rsid w:val="00374045"/>
    <w:rsid w:val="00375499"/>
    <w:rsid w:val="00375C1A"/>
    <w:rsid w:val="003772BD"/>
    <w:rsid w:val="0037756D"/>
    <w:rsid w:val="00377C3F"/>
    <w:rsid w:val="0038341C"/>
    <w:rsid w:val="00384CD7"/>
    <w:rsid w:val="0039031C"/>
    <w:rsid w:val="0039339A"/>
    <w:rsid w:val="00393BA8"/>
    <w:rsid w:val="003940AB"/>
    <w:rsid w:val="0039671A"/>
    <w:rsid w:val="00397030"/>
    <w:rsid w:val="00397784"/>
    <w:rsid w:val="00397934"/>
    <w:rsid w:val="003A09F3"/>
    <w:rsid w:val="003A19E2"/>
    <w:rsid w:val="003A2BD6"/>
    <w:rsid w:val="003A324E"/>
    <w:rsid w:val="003A40D3"/>
    <w:rsid w:val="003A4412"/>
    <w:rsid w:val="003A6DE9"/>
    <w:rsid w:val="003A7108"/>
    <w:rsid w:val="003A74B1"/>
    <w:rsid w:val="003A758A"/>
    <w:rsid w:val="003A7C12"/>
    <w:rsid w:val="003B1F3A"/>
    <w:rsid w:val="003B7C13"/>
    <w:rsid w:val="003C1300"/>
    <w:rsid w:val="003C6A6C"/>
    <w:rsid w:val="003C73A8"/>
    <w:rsid w:val="003D0D5C"/>
    <w:rsid w:val="003D188B"/>
    <w:rsid w:val="003D1B9C"/>
    <w:rsid w:val="003D21A7"/>
    <w:rsid w:val="003D265B"/>
    <w:rsid w:val="003D2C6D"/>
    <w:rsid w:val="003D37FA"/>
    <w:rsid w:val="003D42EF"/>
    <w:rsid w:val="003D439D"/>
    <w:rsid w:val="003D61F4"/>
    <w:rsid w:val="003E0359"/>
    <w:rsid w:val="003E1BCF"/>
    <w:rsid w:val="003E2509"/>
    <w:rsid w:val="003E3F63"/>
    <w:rsid w:val="003F236C"/>
    <w:rsid w:val="003F69FB"/>
    <w:rsid w:val="003F718C"/>
    <w:rsid w:val="00401089"/>
    <w:rsid w:val="00401854"/>
    <w:rsid w:val="00401CD4"/>
    <w:rsid w:val="0040215B"/>
    <w:rsid w:val="004034FE"/>
    <w:rsid w:val="00403F97"/>
    <w:rsid w:val="00405C20"/>
    <w:rsid w:val="00405EE8"/>
    <w:rsid w:val="00406D16"/>
    <w:rsid w:val="00407DA3"/>
    <w:rsid w:val="004119C0"/>
    <w:rsid w:val="004155A6"/>
    <w:rsid w:val="00415CE3"/>
    <w:rsid w:val="00416F07"/>
    <w:rsid w:val="0041732E"/>
    <w:rsid w:val="00421EC6"/>
    <w:rsid w:val="00422361"/>
    <w:rsid w:val="00423E92"/>
    <w:rsid w:val="00425A5C"/>
    <w:rsid w:val="00427AE5"/>
    <w:rsid w:val="00431EF5"/>
    <w:rsid w:val="004325FB"/>
    <w:rsid w:val="004329A4"/>
    <w:rsid w:val="00432C0D"/>
    <w:rsid w:val="00433A57"/>
    <w:rsid w:val="00433D6F"/>
    <w:rsid w:val="00435C4E"/>
    <w:rsid w:val="004375C7"/>
    <w:rsid w:val="00437BD9"/>
    <w:rsid w:val="004403A8"/>
    <w:rsid w:val="00440B9C"/>
    <w:rsid w:val="00440E09"/>
    <w:rsid w:val="0044140D"/>
    <w:rsid w:val="004432BA"/>
    <w:rsid w:val="0044407E"/>
    <w:rsid w:val="00446752"/>
    <w:rsid w:val="00446949"/>
    <w:rsid w:val="00451040"/>
    <w:rsid w:val="00453D16"/>
    <w:rsid w:val="00457C90"/>
    <w:rsid w:val="00457CF0"/>
    <w:rsid w:val="004619B2"/>
    <w:rsid w:val="00463C22"/>
    <w:rsid w:val="0046536B"/>
    <w:rsid w:val="00465B4C"/>
    <w:rsid w:val="00467147"/>
    <w:rsid w:val="00467931"/>
    <w:rsid w:val="004728C1"/>
    <w:rsid w:val="0047311B"/>
    <w:rsid w:val="0047343D"/>
    <w:rsid w:val="004751D0"/>
    <w:rsid w:val="00476740"/>
    <w:rsid w:val="004801F3"/>
    <w:rsid w:val="00480D07"/>
    <w:rsid w:val="00481B64"/>
    <w:rsid w:val="00481D74"/>
    <w:rsid w:val="00482F16"/>
    <w:rsid w:val="004917EE"/>
    <w:rsid w:val="00492C73"/>
    <w:rsid w:val="004940B5"/>
    <w:rsid w:val="004942B9"/>
    <w:rsid w:val="004958F9"/>
    <w:rsid w:val="004A017A"/>
    <w:rsid w:val="004A0214"/>
    <w:rsid w:val="004A0E49"/>
    <w:rsid w:val="004A0F19"/>
    <w:rsid w:val="004A1D0F"/>
    <w:rsid w:val="004B23BD"/>
    <w:rsid w:val="004B26F7"/>
    <w:rsid w:val="004B3BBF"/>
    <w:rsid w:val="004B4ED9"/>
    <w:rsid w:val="004B55C7"/>
    <w:rsid w:val="004B5857"/>
    <w:rsid w:val="004B7491"/>
    <w:rsid w:val="004B7D77"/>
    <w:rsid w:val="004C2C4C"/>
    <w:rsid w:val="004C3203"/>
    <w:rsid w:val="004C4A5C"/>
    <w:rsid w:val="004C55DC"/>
    <w:rsid w:val="004D1531"/>
    <w:rsid w:val="004D1AB3"/>
    <w:rsid w:val="004D390E"/>
    <w:rsid w:val="004D6125"/>
    <w:rsid w:val="004D66AA"/>
    <w:rsid w:val="004D6A5E"/>
    <w:rsid w:val="004D72B5"/>
    <w:rsid w:val="004F02C6"/>
    <w:rsid w:val="004F06D5"/>
    <w:rsid w:val="004F3B71"/>
    <w:rsid w:val="00500E05"/>
    <w:rsid w:val="00501C9F"/>
    <w:rsid w:val="005034B9"/>
    <w:rsid w:val="005035B6"/>
    <w:rsid w:val="00504491"/>
    <w:rsid w:val="00505E92"/>
    <w:rsid w:val="00510744"/>
    <w:rsid w:val="00511AFF"/>
    <w:rsid w:val="00512305"/>
    <w:rsid w:val="00513E78"/>
    <w:rsid w:val="005163BF"/>
    <w:rsid w:val="00516CB8"/>
    <w:rsid w:val="00517054"/>
    <w:rsid w:val="00517436"/>
    <w:rsid w:val="00520613"/>
    <w:rsid w:val="0052107E"/>
    <w:rsid w:val="00524B2E"/>
    <w:rsid w:val="00524F21"/>
    <w:rsid w:val="005255AA"/>
    <w:rsid w:val="00527BAC"/>
    <w:rsid w:val="00531D32"/>
    <w:rsid w:val="005335ED"/>
    <w:rsid w:val="00537965"/>
    <w:rsid w:val="005404EA"/>
    <w:rsid w:val="005429F8"/>
    <w:rsid w:val="00542A8C"/>
    <w:rsid w:val="00542E93"/>
    <w:rsid w:val="00545F85"/>
    <w:rsid w:val="00546300"/>
    <w:rsid w:val="005475D1"/>
    <w:rsid w:val="00547E73"/>
    <w:rsid w:val="005500F6"/>
    <w:rsid w:val="00551B7F"/>
    <w:rsid w:val="00553583"/>
    <w:rsid w:val="00553A50"/>
    <w:rsid w:val="00554415"/>
    <w:rsid w:val="00555A03"/>
    <w:rsid w:val="005567D6"/>
    <w:rsid w:val="00560782"/>
    <w:rsid w:val="0056349E"/>
    <w:rsid w:val="005648C3"/>
    <w:rsid w:val="00564DE2"/>
    <w:rsid w:val="00566009"/>
    <w:rsid w:val="0056610F"/>
    <w:rsid w:val="00570A5F"/>
    <w:rsid w:val="00570F61"/>
    <w:rsid w:val="00573278"/>
    <w:rsid w:val="00573A65"/>
    <w:rsid w:val="00574C43"/>
    <w:rsid w:val="00575BCA"/>
    <w:rsid w:val="00577164"/>
    <w:rsid w:val="00580243"/>
    <w:rsid w:val="00580618"/>
    <w:rsid w:val="00580CF2"/>
    <w:rsid w:val="0058325A"/>
    <w:rsid w:val="005833A6"/>
    <w:rsid w:val="005855D8"/>
    <w:rsid w:val="00585831"/>
    <w:rsid w:val="00592080"/>
    <w:rsid w:val="005947CF"/>
    <w:rsid w:val="0059551E"/>
    <w:rsid w:val="0059580D"/>
    <w:rsid w:val="005977FC"/>
    <w:rsid w:val="005A0E15"/>
    <w:rsid w:val="005A27E0"/>
    <w:rsid w:val="005B0344"/>
    <w:rsid w:val="005B0889"/>
    <w:rsid w:val="005B21AD"/>
    <w:rsid w:val="005B2286"/>
    <w:rsid w:val="005B28E8"/>
    <w:rsid w:val="005B520E"/>
    <w:rsid w:val="005B5881"/>
    <w:rsid w:val="005B5A3E"/>
    <w:rsid w:val="005C5274"/>
    <w:rsid w:val="005C685F"/>
    <w:rsid w:val="005C6E74"/>
    <w:rsid w:val="005C7229"/>
    <w:rsid w:val="005D2E4D"/>
    <w:rsid w:val="005D6187"/>
    <w:rsid w:val="005D70E7"/>
    <w:rsid w:val="005E233D"/>
    <w:rsid w:val="005E2407"/>
    <w:rsid w:val="005E2800"/>
    <w:rsid w:val="005E4130"/>
    <w:rsid w:val="005E4B53"/>
    <w:rsid w:val="005E538F"/>
    <w:rsid w:val="005E6D2D"/>
    <w:rsid w:val="005F1001"/>
    <w:rsid w:val="005F129B"/>
    <w:rsid w:val="005F229E"/>
    <w:rsid w:val="005F33D5"/>
    <w:rsid w:val="005F4422"/>
    <w:rsid w:val="005F4ED8"/>
    <w:rsid w:val="005F5AC4"/>
    <w:rsid w:val="005F5E5E"/>
    <w:rsid w:val="00600806"/>
    <w:rsid w:val="006016F0"/>
    <w:rsid w:val="0060230E"/>
    <w:rsid w:val="0060355D"/>
    <w:rsid w:val="00603AEF"/>
    <w:rsid w:val="0060410A"/>
    <w:rsid w:val="00604C84"/>
    <w:rsid w:val="00611117"/>
    <w:rsid w:val="006129BE"/>
    <w:rsid w:val="00612E25"/>
    <w:rsid w:val="00617C6A"/>
    <w:rsid w:val="006208D0"/>
    <w:rsid w:val="00621738"/>
    <w:rsid w:val="00623AF1"/>
    <w:rsid w:val="00624356"/>
    <w:rsid w:val="00624F87"/>
    <w:rsid w:val="00626428"/>
    <w:rsid w:val="00630BDF"/>
    <w:rsid w:val="006327C6"/>
    <w:rsid w:val="006347CF"/>
    <w:rsid w:val="00634C75"/>
    <w:rsid w:val="006359A2"/>
    <w:rsid w:val="00635D9A"/>
    <w:rsid w:val="00637B99"/>
    <w:rsid w:val="00641EF3"/>
    <w:rsid w:val="0064366F"/>
    <w:rsid w:val="006438CA"/>
    <w:rsid w:val="00643F78"/>
    <w:rsid w:val="00644AE0"/>
    <w:rsid w:val="006450EB"/>
    <w:rsid w:val="00645C37"/>
    <w:rsid w:val="00645D22"/>
    <w:rsid w:val="00645E62"/>
    <w:rsid w:val="006470D8"/>
    <w:rsid w:val="00647560"/>
    <w:rsid w:val="00651A08"/>
    <w:rsid w:val="006523BF"/>
    <w:rsid w:val="006539C4"/>
    <w:rsid w:val="00654130"/>
    <w:rsid w:val="00654204"/>
    <w:rsid w:val="006557C2"/>
    <w:rsid w:val="00655FC5"/>
    <w:rsid w:val="00660B88"/>
    <w:rsid w:val="006611FF"/>
    <w:rsid w:val="0066296F"/>
    <w:rsid w:val="006637BF"/>
    <w:rsid w:val="006657F7"/>
    <w:rsid w:val="006659A3"/>
    <w:rsid w:val="006663E7"/>
    <w:rsid w:val="00670434"/>
    <w:rsid w:val="00673F5E"/>
    <w:rsid w:val="00674146"/>
    <w:rsid w:val="00675988"/>
    <w:rsid w:val="00675F0B"/>
    <w:rsid w:val="00676C33"/>
    <w:rsid w:val="006771F2"/>
    <w:rsid w:val="00681B92"/>
    <w:rsid w:val="00681EBA"/>
    <w:rsid w:val="00683995"/>
    <w:rsid w:val="0068437A"/>
    <w:rsid w:val="006855A9"/>
    <w:rsid w:val="006874DF"/>
    <w:rsid w:val="00690D1C"/>
    <w:rsid w:val="00691B8A"/>
    <w:rsid w:val="00692224"/>
    <w:rsid w:val="00692272"/>
    <w:rsid w:val="00693112"/>
    <w:rsid w:val="00693E30"/>
    <w:rsid w:val="00693FD4"/>
    <w:rsid w:val="006967D5"/>
    <w:rsid w:val="0069767E"/>
    <w:rsid w:val="006A0BBF"/>
    <w:rsid w:val="006A3971"/>
    <w:rsid w:val="006A3F71"/>
    <w:rsid w:val="006A4A4C"/>
    <w:rsid w:val="006A5075"/>
    <w:rsid w:val="006A55D5"/>
    <w:rsid w:val="006A6F2C"/>
    <w:rsid w:val="006A72E2"/>
    <w:rsid w:val="006A7444"/>
    <w:rsid w:val="006B1AAA"/>
    <w:rsid w:val="006B3152"/>
    <w:rsid w:val="006B3A98"/>
    <w:rsid w:val="006B533A"/>
    <w:rsid w:val="006B6B66"/>
    <w:rsid w:val="006B6B6B"/>
    <w:rsid w:val="006B71B2"/>
    <w:rsid w:val="006B7A0B"/>
    <w:rsid w:val="006C0BE9"/>
    <w:rsid w:val="006C25C0"/>
    <w:rsid w:val="006C321B"/>
    <w:rsid w:val="006C6AD1"/>
    <w:rsid w:val="006D0260"/>
    <w:rsid w:val="006D0EB2"/>
    <w:rsid w:val="006D1159"/>
    <w:rsid w:val="006D1A7A"/>
    <w:rsid w:val="006D2946"/>
    <w:rsid w:val="006D3C55"/>
    <w:rsid w:val="006D4FF9"/>
    <w:rsid w:val="006D5C02"/>
    <w:rsid w:val="006D61BA"/>
    <w:rsid w:val="006D64C8"/>
    <w:rsid w:val="006D65E6"/>
    <w:rsid w:val="006D6FB3"/>
    <w:rsid w:val="006D7603"/>
    <w:rsid w:val="006E05EB"/>
    <w:rsid w:val="006E0758"/>
    <w:rsid w:val="006E1AB5"/>
    <w:rsid w:val="006E3154"/>
    <w:rsid w:val="006E62BF"/>
    <w:rsid w:val="006E7B23"/>
    <w:rsid w:val="006F0412"/>
    <w:rsid w:val="006F0623"/>
    <w:rsid w:val="006F1C39"/>
    <w:rsid w:val="006F225D"/>
    <w:rsid w:val="006F347F"/>
    <w:rsid w:val="006F645F"/>
    <w:rsid w:val="006F6D3D"/>
    <w:rsid w:val="006F6F24"/>
    <w:rsid w:val="006F7A6C"/>
    <w:rsid w:val="0070090C"/>
    <w:rsid w:val="00701921"/>
    <w:rsid w:val="00701965"/>
    <w:rsid w:val="00704134"/>
    <w:rsid w:val="00704177"/>
    <w:rsid w:val="00704364"/>
    <w:rsid w:val="00705744"/>
    <w:rsid w:val="00711B54"/>
    <w:rsid w:val="00715334"/>
    <w:rsid w:val="00715BAD"/>
    <w:rsid w:val="00715BEA"/>
    <w:rsid w:val="0071765C"/>
    <w:rsid w:val="007176F7"/>
    <w:rsid w:val="00717DDD"/>
    <w:rsid w:val="007205AD"/>
    <w:rsid w:val="00721033"/>
    <w:rsid w:val="00721F24"/>
    <w:rsid w:val="00722364"/>
    <w:rsid w:val="00723DBD"/>
    <w:rsid w:val="007307BD"/>
    <w:rsid w:val="007313DF"/>
    <w:rsid w:val="00732FBE"/>
    <w:rsid w:val="00735017"/>
    <w:rsid w:val="00740EEA"/>
    <w:rsid w:val="00742269"/>
    <w:rsid w:val="00743553"/>
    <w:rsid w:val="00743843"/>
    <w:rsid w:val="00747D34"/>
    <w:rsid w:val="00750EC7"/>
    <w:rsid w:val="0075143C"/>
    <w:rsid w:val="00751488"/>
    <w:rsid w:val="0075214D"/>
    <w:rsid w:val="00753390"/>
    <w:rsid w:val="00755573"/>
    <w:rsid w:val="00755B71"/>
    <w:rsid w:val="00755F62"/>
    <w:rsid w:val="00756358"/>
    <w:rsid w:val="0076047A"/>
    <w:rsid w:val="007626B9"/>
    <w:rsid w:val="0076493A"/>
    <w:rsid w:val="00764EF4"/>
    <w:rsid w:val="00766373"/>
    <w:rsid w:val="007736C8"/>
    <w:rsid w:val="00776293"/>
    <w:rsid w:val="007764CB"/>
    <w:rsid w:val="007769D8"/>
    <w:rsid w:val="007815EF"/>
    <w:rsid w:val="00781798"/>
    <w:rsid w:val="00784130"/>
    <w:rsid w:val="00784B42"/>
    <w:rsid w:val="007867C4"/>
    <w:rsid w:val="00791AC6"/>
    <w:rsid w:val="00791D32"/>
    <w:rsid w:val="007928B2"/>
    <w:rsid w:val="00794804"/>
    <w:rsid w:val="00795375"/>
    <w:rsid w:val="007972B8"/>
    <w:rsid w:val="00797A6E"/>
    <w:rsid w:val="007A1858"/>
    <w:rsid w:val="007A3E68"/>
    <w:rsid w:val="007A4190"/>
    <w:rsid w:val="007A60E9"/>
    <w:rsid w:val="007A7D8B"/>
    <w:rsid w:val="007B1853"/>
    <w:rsid w:val="007B2DE4"/>
    <w:rsid w:val="007B33F1"/>
    <w:rsid w:val="007B76D2"/>
    <w:rsid w:val="007C0308"/>
    <w:rsid w:val="007C1315"/>
    <w:rsid w:val="007C1A94"/>
    <w:rsid w:val="007C22D7"/>
    <w:rsid w:val="007C2FF2"/>
    <w:rsid w:val="007D2A03"/>
    <w:rsid w:val="007D3E42"/>
    <w:rsid w:val="007D4A3E"/>
    <w:rsid w:val="007D59E5"/>
    <w:rsid w:val="007D6232"/>
    <w:rsid w:val="007E0A4F"/>
    <w:rsid w:val="007E2FD3"/>
    <w:rsid w:val="007E3116"/>
    <w:rsid w:val="007E33FC"/>
    <w:rsid w:val="007E609F"/>
    <w:rsid w:val="007F1F99"/>
    <w:rsid w:val="007F3F64"/>
    <w:rsid w:val="007F42DC"/>
    <w:rsid w:val="007F628E"/>
    <w:rsid w:val="007F7414"/>
    <w:rsid w:val="007F768F"/>
    <w:rsid w:val="008003D6"/>
    <w:rsid w:val="008007E9"/>
    <w:rsid w:val="00800AB0"/>
    <w:rsid w:val="00802217"/>
    <w:rsid w:val="00802820"/>
    <w:rsid w:val="00803C2A"/>
    <w:rsid w:val="008045D2"/>
    <w:rsid w:val="00807380"/>
    <w:rsid w:val="0080763E"/>
    <w:rsid w:val="0080791D"/>
    <w:rsid w:val="00810907"/>
    <w:rsid w:val="00810AA4"/>
    <w:rsid w:val="00812051"/>
    <w:rsid w:val="00812D10"/>
    <w:rsid w:val="00813C32"/>
    <w:rsid w:val="0081574F"/>
    <w:rsid w:val="00823300"/>
    <w:rsid w:val="00830D6D"/>
    <w:rsid w:val="00832402"/>
    <w:rsid w:val="008346CF"/>
    <w:rsid w:val="00835C64"/>
    <w:rsid w:val="00841950"/>
    <w:rsid w:val="0084425D"/>
    <w:rsid w:val="00844764"/>
    <w:rsid w:val="00847E8D"/>
    <w:rsid w:val="00850797"/>
    <w:rsid w:val="0085079F"/>
    <w:rsid w:val="0085222C"/>
    <w:rsid w:val="00853539"/>
    <w:rsid w:val="008535D3"/>
    <w:rsid w:val="00854C1C"/>
    <w:rsid w:val="00855C1E"/>
    <w:rsid w:val="00856584"/>
    <w:rsid w:val="008602FE"/>
    <w:rsid w:val="008615C2"/>
    <w:rsid w:val="008626EE"/>
    <w:rsid w:val="00862B6D"/>
    <w:rsid w:val="00862BE2"/>
    <w:rsid w:val="00862C39"/>
    <w:rsid w:val="00862EE9"/>
    <w:rsid w:val="00863269"/>
    <w:rsid w:val="008648C8"/>
    <w:rsid w:val="008649EC"/>
    <w:rsid w:val="00866528"/>
    <w:rsid w:val="0087086F"/>
    <w:rsid w:val="008718F8"/>
    <w:rsid w:val="0087270C"/>
    <w:rsid w:val="00872DBC"/>
    <w:rsid w:val="00873603"/>
    <w:rsid w:val="00874F28"/>
    <w:rsid w:val="0087525B"/>
    <w:rsid w:val="00875586"/>
    <w:rsid w:val="00877CD8"/>
    <w:rsid w:val="008811E4"/>
    <w:rsid w:val="008835DE"/>
    <w:rsid w:val="00886004"/>
    <w:rsid w:val="008908E4"/>
    <w:rsid w:val="0089513C"/>
    <w:rsid w:val="00895DB4"/>
    <w:rsid w:val="00896145"/>
    <w:rsid w:val="00897E2C"/>
    <w:rsid w:val="008A002E"/>
    <w:rsid w:val="008A15BB"/>
    <w:rsid w:val="008A1FD8"/>
    <w:rsid w:val="008A2C7D"/>
    <w:rsid w:val="008A7CD0"/>
    <w:rsid w:val="008B043D"/>
    <w:rsid w:val="008B0D13"/>
    <w:rsid w:val="008B204E"/>
    <w:rsid w:val="008B205D"/>
    <w:rsid w:val="008B3BF8"/>
    <w:rsid w:val="008B3F56"/>
    <w:rsid w:val="008B7BF9"/>
    <w:rsid w:val="008C0735"/>
    <w:rsid w:val="008C12DE"/>
    <w:rsid w:val="008C2AB6"/>
    <w:rsid w:val="008C4B23"/>
    <w:rsid w:val="008C5210"/>
    <w:rsid w:val="008C6EA6"/>
    <w:rsid w:val="008C7585"/>
    <w:rsid w:val="008D129C"/>
    <w:rsid w:val="008D1CF6"/>
    <w:rsid w:val="008D2741"/>
    <w:rsid w:val="008D40CA"/>
    <w:rsid w:val="008D7D67"/>
    <w:rsid w:val="008E1489"/>
    <w:rsid w:val="008E1FF3"/>
    <w:rsid w:val="008E35C3"/>
    <w:rsid w:val="008E373D"/>
    <w:rsid w:val="008E5658"/>
    <w:rsid w:val="008F0630"/>
    <w:rsid w:val="008F5F8F"/>
    <w:rsid w:val="008F6E2C"/>
    <w:rsid w:val="00901AE6"/>
    <w:rsid w:val="00901B70"/>
    <w:rsid w:val="00906CE5"/>
    <w:rsid w:val="009102DA"/>
    <w:rsid w:val="00910A65"/>
    <w:rsid w:val="00912260"/>
    <w:rsid w:val="009126D0"/>
    <w:rsid w:val="009127D3"/>
    <w:rsid w:val="00912B81"/>
    <w:rsid w:val="00912DC5"/>
    <w:rsid w:val="00914B51"/>
    <w:rsid w:val="0091580E"/>
    <w:rsid w:val="0091589D"/>
    <w:rsid w:val="009170D0"/>
    <w:rsid w:val="00920F53"/>
    <w:rsid w:val="009219BF"/>
    <w:rsid w:val="00923002"/>
    <w:rsid w:val="00924061"/>
    <w:rsid w:val="009241E5"/>
    <w:rsid w:val="00924325"/>
    <w:rsid w:val="00925ECC"/>
    <w:rsid w:val="00927A87"/>
    <w:rsid w:val="009303D9"/>
    <w:rsid w:val="00931CAE"/>
    <w:rsid w:val="00932BE5"/>
    <w:rsid w:val="009335B4"/>
    <w:rsid w:val="00933644"/>
    <w:rsid w:val="00933C64"/>
    <w:rsid w:val="009350B1"/>
    <w:rsid w:val="009352E7"/>
    <w:rsid w:val="00936942"/>
    <w:rsid w:val="009371A3"/>
    <w:rsid w:val="00940494"/>
    <w:rsid w:val="009415A7"/>
    <w:rsid w:val="00941A92"/>
    <w:rsid w:val="00947726"/>
    <w:rsid w:val="00947C26"/>
    <w:rsid w:val="00947D07"/>
    <w:rsid w:val="009501D1"/>
    <w:rsid w:val="00955F08"/>
    <w:rsid w:val="009562F8"/>
    <w:rsid w:val="00957B78"/>
    <w:rsid w:val="0096233E"/>
    <w:rsid w:val="0096395D"/>
    <w:rsid w:val="00965744"/>
    <w:rsid w:val="009671A9"/>
    <w:rsid w:val="00970762"/>
    <w:rsid w:val="009714A6"/>
    <w:rsid w:val="00972203"/>
    <w:rsid w:val="00972BAB"/>
    <w:rsid w:val="00972C89"/>
    <w:rsid w:val="009732A9"/>
    <w:rsid w:val="00974BE8"/>
    <w:rsid w:val="00980CFA"/>
    <w:rsid w:val="009813C0"/>
    <w:rsid w:val="00983F2A"/>
    <w:rsid w:val="00983FB4"/>
    <w:rsid w:val="00984338"/>
    <w:rsid w:val="00985D00"/>
    <w:rsid w:val="00986CF4"/>
    <w:rsid w:val="00987A7C"/>
    <w:rsid w:val="00990662"/>
    <w:rsid w:val="00990772"/>
    <w:rsid w:val="009932BA"/>
    <w:rsid w:val="0099483E"/>
    <w:rsid w:val="00995CC4"/>
    <w:rsid w:val="00996189"/>
    <w:rsid w:val="00996470"/>
    <w:rsid w:val="00996FA5"/>
    <w:rsid w:val="009A07BF"/>
    <w:rsid w:val="009A089B"/>
    <w:rsid w:val="009A0D8F"/>
    <w:rsid w:val="009A1936"/>
    <w:rsid w:val="009A5F00"/>
    <w:rsid w:val="009A708F"/>
    <w:rsid w:val="009B05F3"/>
    <w:rsid w:val="009B10C5"/>
    <w:rsid w:val="009B1D75"/>
    <w:rsid w:val="009B2CB0"/>
    <w:rsid w:val="009B36F3"/>
    <w:rsid w:val="009B56E9"/>
    <w:rsid w:val="009B5A6A"/>
    <w:rsid w:val="009B6F68"/>
    <w:rsid w:val="009D2644"/>
    <w:rsid w:val="009D2886"/>
    <w:rsid w:val="009D3C5D"/>
    <w:rsid w:val="009D5889"/>
    <w:rsid w:val="009D588F"/>
    <w:rsid w:val="009D6E27"/>
    <w:rsid w:val="009E14B7"/>
    <w:rsid w:val="009E1774"/>
    <w:rsid w:val="009E21B0"/>
    <w:rsid w:val="009E6592"/>
    <w:rsid w:val="009F15D0"/>
    <w:rsid w:val="009F3A28"/>
    <w:rsid w:val="00A021AA"/>
    <w:rsid w:val="00A03997"/>
    <w:rsid w:val="00A04379"/>
    <w:rsid w:val="00A044FE"/>
    <w:rsid w:val="00A059B3"/>
    <w:rsid w:val="00A0689C"/>
    <w:rsid w:val="00A06C39"/>
    <w:rsid w:val="00A06C9B"/>
    <w:rsid w:val="00A125AF"/>
    <w:rsid w:val="00A125BF"/>
    <w:rsid w:val="00A1582F"/>
    <w:rsid w:val="00A270E1"/>
    <w:rsid w:val="00A2713E"/>
    <w:rsid w:val="00A3047E"/>
    <w:rsid w:val="00A3391D"/>
    <w:rsid w:val="00A33E01"/>
    <w:rsid w:val="00A35D4F"/>
    <w:rsid w:val="00A403B5"/>
    <w:rsid w:val="00A41B43"/>
    <w:rsid w:val="00A41FC4"/>
    <w:rsid w:val="00A4278C"/>
    <w:rsid w:val="00A42D14"/>
    <w:rsid w:val="00A43D30"/>
    <w:rsid w:val="00A4504A"/>
    <w:rsid w:val="00A50FFE"/>
    <w:rsid w:val="00A51790"/>
    <w:rsid w:val="00A52A23"/>
    <w:rsid w:val="00A55928"/>
    <w:rsid w:val="00A6585E"/>
    <w:rsid w:val="00A66F40"/>
    <w:rsid w:val="00A70C55"/>
    <w:rsid w:val="00A718FA"/>
    <w:rsid w:val="00A71F74"/>
    <w:rsid w:val="00A73093"/>
    <w:rsid w:val="00A73D5E"/>
    <w:rsid w:val="00A77EAC"/>
    <w:rsid w:val="00A83751"/>
    <w:rsid w:val="00A83AF7"/>
    <w:rsid w:val="00A83CB6"/>
    <w:rsid w:val="00A83F63"/>
    <w:rsid w:val="00A83FF0"/>
    <w:rsid w:val="00A84AAA"/>
    <w:rsid w:val="00A85191"/>
    <w:rsid w:val="00A85598"/>
    <w:rsid w:val="00A87B03"/>
    <w:rsid w:val="00A87DEC"/>
    <w:rsid w:val="00A914E6"/>
    <w:rsid w:val="00A9494E"/>
    <w:rsid w:val="00A950EE"/>
    <w:rsid w:val="00A95131"/>
    <w:rsid w:val="00A977D9"/>
    <w:rsid w:val="00AA1283"/>
    <w:rsid w:val="00AA1F1C"/>
    <w:rsid w:val="00AA3488"/>
    <w:rsid w:val="00AA3905"/>
    <w:rsid w:val="00AA423E"/>
    <w:rsid w:val="00AA58A1"/>
    <w:rsid w:val="00AA6515"/>
    <w:rsid w:val="00AA6A67"/>
    <w:rsid w:val="00AA6BAE"/>
    <w:rsid w:val="00AA6C2B"/>
    <w:rsid w:val="00AB1A4D"/>
    <w:rsid w:val="00AB29A3"/>
    <w:rsid w:val="00AB2AA0"/>
    <w:rsid w:val="00AB3A6B"/>
    <w:rsid w:val="00AB4055"/>
    <w:rsid w:val="00AB471A"/>
    <w:rsid w:val="00AB54A4"/>
    <w:rsid w:val="00AB5D60"/>
    <w:rsid w:val="00AB7BFA"/>
    <w:rsid w:val="00AC0788"/>
    <w:rsid w:val="00AC079D"/>
    <w:rsid w:val="00AC0F14"/>
    <w:rsid w:val="00AC28CF"/>
    <w:rsid w:val="00AC319C"/>
    <w:rsid w:val="00AC518B"/>
    <w:rsid w:val="00AC7115"/>
    <w:rsid w:val="00AD2D07"/>
    <w:rsid w:val="00AD3FC5"/>
    <w:rsid w:val="00AD6134"/>
    <w:rsid w:val="00AE174E"/>
    <w:rsid w:val="00AE2CF5"/>
    <w:rsid w:val="00AE3409"/>
    <w:rsid w:val="00AE48F0"/>
    <w:rsid w:val="00AE6FAA"/>
    <w:rsid w:val="00AF0783"/>
    <w:rsid w:val="00AF0E02"/>
    <w:rsid w:val="00AF3D31"/>
    <w:rsid w:val="00AF3FC7"/>
    <w:rsid w:val="00AF432A"/>
    <w:rsid w:val="00B004B6"/>
    <w:rsid w:val="00B016D2"/>
    <w:rsid w:val="00B03BFE"/>
    <w:rsid w:val="00B0406C"/>
    <w:rsid w:val="00B045AA"/>
    <w:rsid w:val="00B114FF"/>
    <w:rsid w:val="00B11963"/>
    <w:rsid w:val="00B11A60"/>
    <w:rsid w:val="00B12FE9"/>
    <w:rsid w:val="00B1540F"/>
    <w:rsid w:val="00B157F5"/>
    <w:rsid w:val="00B158DE"/>
    <w:rsid w:val="00B167E7"/>
    <w:rsid w:val="00B176C3"/>
    <w:rsid w:val="00B17F0D"/>
    <w:rsid w:val="00B221ED"/>
    <w:rsid w:val="00B22613"/>
    <w:rsid w:val="00B23513"/>
    <w:rsid w:val="00B23882"/>
    <w:rsid w:val="00B25A4F"/>
    <w:rsid w:val="00B25A9E"/>
    <w:rsid w:val="00B26F56"/>
    <w:rsid w:val="00B30700"/>
    <w:rsid w:val="00B334EB"/>
    <w:rsid w:val="00B345BC"/>
    <w:rsid w:val="00B3521E"/>
    <w:rsid w:val="00B35DD9"/>
    <w:rsid w:val="00B37170"/>
    <w:rsid w:val="00B377D0"/>
    <w:rsid w:val="00B37DAA"/>
    <w:rsid w:val="00B40372"/>
    <w:rsid w:val="00B412E9"/>
    <w:rsid w:val="00B41EDF"/>
    <w:rsid w:val="00B426EE"/>
    <w:rsid w:val="00B42F0B"/>
    <w:rsid w:val="00B460C2"/>
    <w:rsid w:val="00B53FB3"/>
    <w:rsid w:val="00B55C0C"/>
    <w:rsid w:val="00B605A1"/>
    <w:rsid w:val="00B63889"/>
    <w:rsid w:val="00B64D0D"/>
    <w:rsid w:val="00B67AD5"/>
    <w:rsid w:val="00B700B4"/>
    <w:rsid w:val="00B70354"/>
    <w:rsid w:val="00B70459"/>
    <w:rsid w:val="00B72627"/>
    <w:rsid w:val="00B727CB"/>
    <w:rsid w:val="00B7521F"/>
    <w:rsid w:val="00B7597E"/>
    <w:rsid w:val="00B76DD0"/>
    <w:rsid w:val="00B775A5"/>
    <w:rsid w:val="00B806C0"/>
    <w:rsid w:val="00B80EC2"/>
    <w:rsid w:val="00B813B6"/>
    <w:rsid w:val="00B83139"/>
    <w:rsid w:val="00B839B0"/>
    <w:rsid w:val="00B83D49"/>
    <w:rsid w:val="00B83E8B"/>
    <w:rsid w:val="00B83EF8"/>
    <w:rsid w:val="00B8461E"/>
    <w:rsid w:val="00B9086B"/>
    <w:rsid w:val="00BA1025"/>
    <w:rsid w:val="00BA14A4"/>
    <w:rsid w:val="00BA2DE8"/>
    <w:rsid w:val="00BA3C91"/>
    <w:rsid w:val="00BA4B9F"/>
    <w:rsid w:val="00BA55CB"/>
    <w:rsid w:val="00BA57C9"/>
    <w:rsid w:val="00BA589C"/>
    <w:rsid w:val="00BA5FDC"/>
    <w:rsid w:val="00BB101B"/>
    <w:rsid w:val="00BB11CD"/>
    <w:rsid w:val="00BB2289"/>
    <w:rsid w:val="00BB2A08"/>
    <w:rsid w:val="00BB2BE3"/>
    <w:rsid w:val="00BB5F79"/>
    <w:rsid w:val="00BC0AEB"/>
    <w:rsid w:val="00BC0BB1"/>
    <w:rsid w:val="00BC1A31"/>
    <w:rsid w:val="00BC2238"/>
    <w:rsid w:val="00BC3420"/>
    <w:rsid w:val="00BC3EE9"/>
    <w:rsid w:val="00BC6E84"/>
    <w:rsid w:val="00BC6FE6"/>
    <w:rsid w:val="00BC7364"/>
    <w:rsid w:val="00BD05ED"/>
    <w:rsid w:val="00BD08DC"/>
    <w:rsid w:val="00BD6C45"/>
    <w:rsid w:val="00BE157A"/>
    <w:rsid w:val="00BE3A2C"/>
    <w:rsid w:val="00BE6B7B"/>
    <w:rsid w:val="00BE7410"/>
    <w:rsid w:val="00BE7D3C"/>
    <w:rsid w:val="00BF03E4"/>
    <w:rsid w:val="00BF1CAC"/>
    <w:rsid w:val="00BF2D6A"/>
    <w:rsid w:val="00BF5FF6"/>
    <w:rsid w:val="00C0207F"/>
    <w:rsid w:val="00C048CC"/>
    <w:rsid w:val="00C06B78"/>
    <w:rsid w:val="00C1261F"/>
    <w:rsid w:val="00C12F4A"/>
    <w:rsid w:val="00C15345"/>
    <w:rsid w:val="00C16117"/>
    <w:rsid w:val="00C16B80"/>
    <w:rsid w:val="00C175CF"/>
    <w:rsid w:val="00C1769C"/>
    <w:rsid w:val="00C24776"/>
    <w:rsid w:val="00C24941"/>
    <w:rsid w:val="00C24C70"/>
    <w:rsid w:val="00C25C5D"/>
    <w:rsid w:val="00C27AE6"/>
    <w:rsid w:val="00C3075A"/>
    <w:rsid w:val="00C30859"/>
    <w:rsid w:val="00C31335"/>
    <w:rsid w:val="00C3147D"/>
    <w:rsid w:val="00C32035"/>
    <w:rsid w:val="00C33EA9"/>
    <w:rsid w:val="00C35DCE"/>
    <w:rsid w:val="00C37FB6"/>
    <w:rsid w:val="00C40D60"/>
    <w:rsid w:val="00C40F63"/>
    <w:rsid w:val="00C41EDC"/>
    <w:rsid w:val="00C4231E"/>
    <w:rsid w:val="00C42D47"/>
    <w:rsid w:val="00C43868"/>
    <w:rsid w:val="00C44009"/>
    <w:rsid w:val="00C45ED8"/>
    <w:rsid w:val="00C51E7B"/>
    <w:rsid w:val="00C52081"/>
    <w:rsid w:val="00C52322"/>
    <w:rsid w:val="00C52435"/>
    <w:rsid w:val="00C5635B"/>
    <w:rsid w:val="00C56A4E"/>
    <w:rsid w:val="00C6057A"/>
    <w:rsid w:val="00C60FA7"/>
    <w:rsid w:val="00C6197E"/>
    <w:rsid w:val="00C67F58"/>
    <w:rsid w:val="00C70B5B"/>
    <w:rsid w:val="00C71217"/>
    <w:rsid w:val="00C72EFC"/>
    <w:rsid w:val="00C73179"/>
    <w:rsid w:val="00C76FFC"/>
    <w:rsid w:val="00C80722"/>
    <w:rsid w:val="00C827A7"/>
    <w:rsid w:val="00C8553D"/>
    <w:rsid w:val="00C85D52"/>
    <w:rsid w:val="00C85D53"/>
    <w:rsid w:val="00C86275"/>
    <w:rsid w:val="00C903AA"/>
    <w:rsid w:val="00C91804"/>
    <w:rsid w:val="00C919A4"/>
    <w:rsid w:val="00C93BE4"/>
    <w:rsid w:val="00C93CBE"/>
    <w:rsid w:val="00C9508D"/>
    <w:rsid w:val="00C954CE"/>
    <w:rsid w:val="00CA15E1"/>
    <w:rsid w:val="00CA4392"/>
    <w:rsid w:val="00CA6DAA"/>
    <w:rsid w:val="00CB0132"/>
    <w:rsid w:val="00CB1894"/>
    <w:rsid w:val="00CB2686"/>
    <w:rsid w:val="00CB2963"/>
    <w:rsid w:val="00CB3328"/>
    <w:rsid w:val="00CB4870"/>
    <w:rsid w:val="00CB640A"/>
    <w:rsid w:val="00CB7260"/>
    <w:rsid w:val="00CB7B69"/>
    <w:rsid w:val="00CC0039"/>
    <w:rsid w:val="00CC0972"/>
    <w:rsid w:val="00CC12E8"/>
    <w:rsid w:val="00CC1B78"/>
    <w:rsid w:val="00CC320C"/>
    <w:rsid w:val="00CC393F"/>
    <w:rsid w:val="00CC39A0"/>
    <w:rsid w:val="00CC4558"/>
    <w:rsid w:val="00CC50E2"/>
    <w:rsid w:val="00CC7638"/>
    <w:rsid w:val="00CD2921"/>
    <w:rsid w:val="00CD3352"/>
    <w:rsid w:val="00CD5687"/>
    <w:rsid w:val="00CD6F2C"/>
    <w:rsid w:val="00CE0CCF"/>
    <w:rsid w:val="00CE1E10"/>
    <w:rsid w:val="00CE226C"/>
    <w:rsid w:val="00CE2B8E"/>
    <w:rsid w:val="00CE3E4E"/>
    <w:rsid w:val="00CE4723"/>
    <w:rsid w:val="00CE47C6"/>
    <w:rsid w:val="00CE6096"/>
    <w:rsid w:val="00CE6461"/>
    <w:rsid w:val="00CE711D"/>
    <w:rsid w:val="00CE7464"/>
    <w:rsid w:val="00CF1826"/>
    <w:rsid w:val="00CF2EA6"/>
    <w:rsid w:val="00CF33FA"/>
    <w:rsid w:val="00CF3905"/>
    <w:rsid w:val="00CF404D"/>
    <w:rsid w:val="00CF43DF"/>
    <w:rsid w:val="00CF5618"/>
    <w:rsid w:val="00CF684C"/>
    <w:rsid w:val="00CF70B2"/>
    <w:rsid w:val="00D02196"/>
    <w:rsid w:val="00D0221F"/>
    <w:rsid w:val="00D04162"/>
    <w:rsid w:val="00D04734"/>
    <w:rsid w:val="00D048B7"/>
    <w:rsid w:val="00D108A7"/>
    <w:rsid w:val="00D12E9E"/>
    <w:rsid w:val="00D131A7"/>
    <w:rsid w:val="00D13749"/>
    <w:rsid w:val="00D13BA8"/>
    <w:rsid w:val="00D143FA"/>
    <w:rsid w:val="00D15BED"/>
    <w:rsid w:val="00D17B76"/>
    <w:rsid w:val="00D20835"/>
    <w:rsid w:val="00D2167A"/>
    <w:rsid w:val="00D2176E"/>
    <w:rsid w:val="00D21949"/>
    <w:rsid w:val="00D22DFC"/>
    <w:rsid w:val="00D23936"/>
    <w:rsid w:val="00D23CB8"/>
    <w:rsid w:val="00D25D3E"/>
    <w:rsid w:val="00D2637E"/>
    <w:rsid w:val="00D26D99"/>
    <w:rsid w:val="00D319BE"/>
    <w:rsid w:val="00D31D8B"/>
    <w:rsid w:val="00D31DE3"/>
    <w:rsid w:val="00D32514"/>
    <w:rsid w:val="00D34759"/>
    <w:rsid w:val="00D36E3F"/>
    <w:rsid w:val="00D36F07"/>
    <w:rsid w:val="00D36F60"/>
    <w:rsid w:val="00D37FE9"/>
    <w:rsid w:val="00D40B5D"/>
    <w:rsid w:val="00D42256"/>
    <w:rsid w:val="00D4314A"/>
    <w:rsid w:val="00D431E7"/>
    <w:rsid w:val="00D435A9"/>
    <w:rsid w:val="00D4479B"/>
    <w:rsid w:val="00D45309"/>
    <w:rsid w:val="00D46179"/>
    <w:rsid w:val="00D510F5"/>
    <w:rsid w:val="00D5150E"/>
    <w:rsid w:val="00D5191A"/>
    <w:rsid w:val="00D51A35"/>
    <w:rsid w:val="00D55CB3"/>
    <w:rsid w:val="00D57690"/>
    <w:rsid w:val="00D63047"/>
    <w:rsid w:val="00D632BE"/>
    <w:rsid w:val="00D63C7F"/>
    <w:rsid w:val="00D653AC"/>
    <w:rsid w:val="00D71734"/>
    <w:rsid w:val="00D71AF2"/>
    <w:rsid w:val="00D71DAC"/>
    <w:rsid w:val="00D723BC"/>
    <w:rsid w:val="00D729FD"/>
    <w:rsid w:val="00D72D06"/>
    <w:rsid w:val="00D741C4"/>
    <w:rsid w:val="00D749E7"/>
    <w:rsid w:val="00D7522C"/>
    <w:rsid w:val="00D7536F"/>
    <w:rsid w:val="00D75CAB"/>
    <w:rsid w:val="00D76668"/>
    <w:rsid w:val="00D7677C"/>
    <w:rsid w:val="00D77044"/>
    <w:rsid w:val="00D804BF"/>
    <w:rsid w:val="00D804F3"/>
    <w:rsid w:val="00D810A0"/>
    <w:rsid w:val="00D82231"/>
    <w:rsid w:val="00D8380E"/>
    <w:rsid w:val="00D92B36"/>
    <w:rsid w:val="00D93D43"/>
    <w:rsid w:val="00D948D5"/>
    <w:rsid w:val="00D95EE2"/>
    <w:rsid w:val="00DA1AD3"/>
    <w:rsid w:val="00DA2559"/>
    <w:rsid w:val="00DA3598"/>
    <w:rsid w:val="00DA51A7"/>
    <w:rsid w:val="00DA5705"/>
    <w:rsid w:val="00DA5A96"/>
    <w:rsid w:val="00DA5C55"/>
    <w:rsid w:val="00DA6CB3"/>
    <w:rsid w:val="00DB0CBD"/>
    <w:rsid w:val="00DB2080"/>
    <w:rsid w:val="00DB362E"/>
    <w:rsid w:val="00DB44BC"/>
    <w:rsid w:val="00DB4D7A"/>
    <w:rsid w:val="00DB5763"/>
    <w:rsid w:val="00DB58E3"/>
    <w:rsid w:val="00DC1116"/>
    <w:rsid w:val="00DC5AFF"/>
    <w:rsid w:val="00DD214B"/>
    <w:rsid w:val="00DD58D8"/>
    <w:rsid w:val="00DD5CD1"/>
    <w:rsid w:val="00DD6E66"/>
    <w:rsid w:val="00DD7F61"/>
    <w:rsid w:val="00DE285B"/>
    <w:rsid w:val="00DE69E2"/>
    <w:rsid w:val="00DE6C85"/>
    <w:rsid w:val="00DE6DCA"/>
    <w:rsid w:val="00DF0463"/>
    <w:rsid w:val="00DF0ED1"/>
    <w:rsid w:val="00DF1DAF"/>
    <w:rsid w:val="00DF241F"/>
    <w:rsid w:val="00DF35B1"/>
    <w:rsid w:val="00DF51F5"/>
    <w:rsid w:val="00DF5655"/>
    <w:rsid w:val="00DF5D7C"/>
    <w:rsid w:val="00DF5D84"/>
    <w:rsid w:val="00DF7A88"/>
    <w:rsid w:val="00E039A8"/>
    <w:rsid w:val="00E05F27"/>
    <w:rsid w:val="00E06732"/>
    <w:rsid w:val="00E06C91"/>
    <w:rsid w:val="00E101B1"/>
    <w:rsid w:val="00E136A9"/>
    <w:rsid w:val="00E15C53"/>
    <w:rsid w:val="00E1705A"/>
    <w:rsid w:val="00E20690"/>
    <w:rsid w:val="00E20E03"/>
    <w:rsid w:val="00E24B5D"/>
    <w:rsid w:val="00E300ED"/>
    <w:rsid w:val="00E322C1"/>
    <w:rsid w:val="00E3241A"/>
    <w:rsid w:val="00E32F60"/>
    <w:rsid w:val="00E33BC1"/>
    <w:rsid w:val="00E33D66"/>
    <w:rsid w:val="00E342AC"/>
    <w:rsid w:val="00E35FA7"/>
    <w:rsid w:val="00E406AA"/>
    <w:rsid w:val="00E40856"/>
    <w:rsid w:val="00E42B6A"/>
    <w:rsid w:val="00E44A50"/>
    <w:rsid w:val="00E455AF"/>
    <w:rsid w:val="00E46485"/>
    <w:rsid w:val="00E47839"/>
    <w:rsid w:val="00E53DF6"/>
    <w:rsid w:val="00E55173"/>
    <w:rsid w:val="00E556F0"/>
    <w:rsid w:val="00E56527"/>
    <w:rsid w:val="00E56C81"/>
    <w:rsid w:val="00E610EA"/>
    <w:rsid w:val="00E61E12"/>
    <w:rsid w:val="00E62052"/>
    <w:rsid w:val="00E64712"/>
    <w:rsid w:val="00E66DE6"/>
    <w:rsid w:val="00E6759E"/>
    <w:rsid w:val="00E6774D"/>
    <w:rsid w:val="00E71A1E"/>
    <w:rsid w:val="00E71F11"/>
    <w:rsid w:val="00E73253"/>
    <w:rsid w:val="00E73EF0"/>
    <w:rsid w:val="00E7596C"/>
    <w:rsid w:val="00E77641"/>
    <w:rsid w:val="00E81C8F"/>
    <w:rsid w:val="00E83070"/>
    <w:rsid w:val="00E848AC"/>
    <w:rsid w:val="00E84A9F"/>
    <w:rsid w:val="00E84B20"/>
    <w:rsid w:val="00E87281"/>
    <w:rsid w:val="00E876C4"/>
    <w:rsid w:val="00E8781A"/>
    <w:rsid w:val="00E878F2"/>
    <w:rsid w:val="00E91DF7"/>
    <w:rsid w:val="00E93CEE"/>
    <w:rsid w:val="00E95BDB"/>
    <w:rsid w:val="00E97DEB"/>
    <w:rsid w:val="00EA1FBE"/>
    <w:rsid w:val="00EA49A7"/>
    <w:rsid w:val="00EB013F"/>
    <w:rsid w:val="00EB028E"/>
    <w:rsid w:val="00EB0434"/>
    <w:rsid w:val="00EB0AF3"/>
    <w:rsid w:val="00EB0E12"/>
    <w:rsid w:val="00EB5BD0"/>
    <w:rsid w:val="00EB69D5"/>
    <w:rsid w:val="00EB6BC3"/>
    <w:rsid w:val="00EC2357"/>
    <w:rsid w:val="00EC399B"/>
    <w:rsid w:val="00EC4996"/>
    <w:rsid w:val="00EC6B48"/>
    <w:rsid w:val="00ED0149"/>
    <w:rsid w:val="00ED0369"/>
    <w:rsid w:val="00ED0B66"/>
    <w:rsid w:val="00ED3C3F"/>
    <w:rsid w:val="00ED412F"/>
    <w:rsid w:val="00ED4BB9"/>
    <w:rsid w:val="00ED50A2"/>
    <w:rsid w:val="00ED71CD"/>
    <w:rsid w:val="00EE2775"/>
    <w:rsid w:val="00EE27B9"/>
    <w:rsid w:val="00EE5FF8"/>
    <w:rsid w:val="00EE6852"/>
    <w:rsid w:val="00EE7370"/>
    <w:rsid w:val="00EE7B77"/>
    <w:rsid w:val="00EF3A69"/>
    <w:rsid w:val="00EF653D"/>
    <w:rsid w:val="00EF66EC"/>
    <w:rsid w:val="00EF7DE3"/>
    <w:rsid w:val="00F018A1"/>
    <w:rsid w:val="00F0225D"/>
    <w:rsid w:val="00F02512"/>
    <w:rsid w:val="00F03103"/>
    <w:rsid w:val="00F049C6"/>
    <w:rsid w:val="00F04F9A"/>
    <w:rsid w:val="00F1118B"/>
    <w:rsid w:val="00F11B4F"/>
    <w:rsid w:val="00F13DEF"/>
    <w:rsid w:val="00F13E29"/>
    <w:rsid w:val="00F171AD"/>
    <w:rsid w:val="00F20616"/>
    <w:rsid w:val="00F207FB"/>
    <w:rsid w:val="00F233CC"/>
    <w:rsid w:val="00F2584E"/>
    <w:rsid w:val="00F271DE"/>
    <w:rsid w:val="00F30BD9"/>
    <w:rsid w:val="00F3443F"/>
    <w:rsid w:val="00F363A5"/>
    <w:rsid w:val="00F36BC1"/>
    <w:rsid w:val="00F37D49"/>
    <w:rsid w:val="00F45B2D"/>
    <w:rsid w:val="00F5080E"/>
    <w:rsid w:val="00F510E9"/>
    <w:rsid w:val="00F535CF"/>
    <w:rsid w:val="00F55BDA"/>
    <w:rsid w:val="00F56963"/>
    <w:rsid w:val="00F57394"/>
    <w:rsid w:val="00F60173"/>
    <w:rsid w:val="00F61A5E"/>
    <w:rsid w:val="00F621DF"/>
    <w:rsid w:val="00F625AC"/>
    <w:rsid w:val="00F6273A"/>
    <w:rsid w:val="00F627DA"/>
    <w:rsid w:val="00F62835"/>
    <w:rsid w:val="00F633F6"/>
    <w:rsid w:val="00F67782"/>
    <w:rsid w:val="00F67AE1"/>
    <w:rsid w:val="00F700C3"/>
    <w:rsid w:val="00F7059F"/>
    <w:rsid w:val="00F72030"/>
    <w:rsid w:val="00F7288F"/>
    <w:rsid w:val="00F7576D"/>
    <w:rsid w:val="00F76A28"/>
    <w:rsid w:val="00F76C15"/>
    <w:rsid w:val="00F77DE9"/>
    <w:rsid w:val="00F81625"/>
    <w:rsid w:val="00F837DF"/>
    <w:rsid w:val="00F847A6"/>
    <w:rsid w:val="00F84CE2"/>
    <w:rsid w:val="00F85B87"/>
    <w:rsid w:val="00F85CD7"/>
    <w:rsid w:val="00F861A6"/>
    <w:rsid w:val="00F86D13"/>
    <w:rsid w:val="00F86F1B"/>
    <w:rsid w:val="00F93156"/>
    <w:rsid w:val="00F9441B"/>
    <w:rsid w:val="00F95872"/>
    <w:rsid w:val="00F96569"/>
    <w:rsid w:val="00F97D9E"/>
    <w:rsid w:val="00FA2149"/>
    <w:rsid w:val="00FA4C32"/>
    <w:rsid w:val="00FA5308"/>
    <w:rsid w:val="00FA6F9E"/>
    <w:rsid w:val="00FA7AE2"/>
    <w:rsid w:val="00FB171B"/>
    <w:rsid w:val="00FB3BBA"/>
    <w:rsid w:val="00FB7406"/>
    <w:rsid w:val="00FB7D16"/>
    <w:rsid w:val="00FC1184"/>
    <w:rsid w:val="00FC1DEA"/>
    <w:rsid w:val="00FC21ED"/>
    <w:rsid w:val="00FC3028"/>
    <w:rsid w:val="00FC5AFA"/>
    <w:rsid w:val="00FC63B8"/>
    <w:rsid w:val="00FC6DFD"/>
    <w:rsid w:val="00FD0803"/>
    <w:rsid w:val="00FD0C24"/>
    <w:rsid w:val="00FD0E3E"/>
    <w:rsid w:val="00FD0FF5"/>
    <w:rsid w:val="00FD10E6"/>
    <w:rsid w:val="00FD33F9"/>
    <w:rsid w:val="00FD7735"/>
    <w:rsid w:val="00FE121C"/>
    <w:rsid w:val="00FE130A"/>
    <w:rsid w:val="00FE13F4"/>
    <w:rsid w:val="00FE1930"/>
    <w:rsid w:val="00FE208E"/>
    <w:rsid w:val="00FE26BA"/>
    <w:rsid w:val="00FE3CA3"/>
    <w:rsid w:val="00FE3EFB"/>
    <w:rsid w:val="00FE5FF6"/>
    <w:rsid w:val="00FE65A7"/>
    <w:rsid w:val="00FE67F6"/>
    <w:rsid w:val="00FE7114"/>
    <w:rsid w:val="00FF68D2"/>
    <w:rsid w:val="00FF6A65"/>
    <w:rsid w:val="00FF7E99"/>
    <w:rsid w:val="03675615"/>
    <w:rsid w:val="043E0DAB"/>
    <w:rsid w:val="05D3841D"/>
    <w:rsid w:val="0702B302"/>
    <w:rsid w:val="077F45AD"/>
    <w:rsid w:val="090B24DF"/>
    <w:rsid w:val="0DD4DF1F"/>
    <w:rsid w:val="0E020F72"/>
    <w:rsid w:val="10A10463"/>
    <w:rsid w:val="13A09811"/>
    <w:rsid w:val="13C34F9E"/>
    <w:rsid w:val="141DE1B7"/>
    <w:rsid w:val="1671A3EC"/>
    <w:rsid w:val="16EF7E43"/>
    <w:rsid w:val="17B7D39A"/>
    <w:rsid w:val="1880F49D"/>
    <w:rsid w:val="189A75CF"/>
    <w:rsid w:val="1B69150B"/>
    <w:rsid w:val="1B7F846D"/>
    <w:rsid w:val="1C60D6F1"/>
    <w:rsid w:val="1DB58164"/>
    <w:rsid w:val="1E1DE1E6"/>
    <w:rsid w:val="1F3FE41D"/>
    <w:rsid w:val="23F502DF"/>
    <w:rsid w:val="274F5AA8"/>
    <w:rsid w:val="27BE38E0"/>
    <w:rsid w:val="2C8F1AD6"/>
    <w:rsid w:val="2CBD5918"/>
    <w:rsid w:val="2D40EE02"/>
    <w:rsid w:val="352E08A1"/>
    <w:rsid w:val="356E07B9"/>
    <w:rsid w:val="36CD8C4D"/>
    <w:rsid w:val="36FCD45D"/>
    <w:rsid w:val="386408C8"/>
    <w:rsid w:val="3918C275"/>
    <w:rsid w:val="39ACE521"/>
    <w:rsid w:val="3B019384"/>
    <w:rsid w:val="3B3B1508"/>
    <w:rsid w:val="3BA18196"/>
    <w:rsid w:val="3BBB416B"/>
    <w:rsid w:val="3C3A1A95"/>
    <w:rsid w:val="3E0BC796"/>
    <w:rsid w:val="3F239520"/>
    <w:rsid w:val="40231B01"/>
    <w:rsid w:val="4198110E"/>
    <w:rsid w:val="41D797DD"/>
    <w:rsid w:val="440A1B4F"/>
    <w:rsid w:val="44CB88AA"/>
    <w:rsid w:val="458D8D9C"/>
    <w:rsid w:val="4607A169"/>
    <w:rsid w:val="47213EA1"/>
    <w:rsid w:val="474718E6"/>
    <w:rsid w:val="48FFC715"/>
    <w:rsid w:val="49C7C81D"/>
    <w:rsid w:val="4A423D30"/>
    <w:rsid w:val="4AAB7187"/>
    <w:rsid w:val="4C8E0885"/>
    <w:rsid w:val="4D5CBA81"/>
    <w:rsid w:val="4FC5A947"/>
    <w:rsid w:val="5190183D"/>
    <w:rsid w:val="51C867DC"/>
    <w:rsid w:val="530476D2"/>
    <w:rsid w:val="53D16266"/>
    <w:rsid w:val="551A5B00"/>
    <w:rsid w:val="551FB7D5"/>
    <w:rsid w:val="561BC26E"/>
    <w:rsid w:val="58739D9B"/>
    <w:rsid w:val="59301B6B"/>
    <w:rsid w:val="5A035E24"/>
    <w:rsid w:val="5B89F185"/>
    <w:rsid w:val="5E9FE2BB"/>
    <w:rsid w:val="5F068FCA"/>
    <w:rsid w:val="609FA6B6"/>
    <w:rsid w:val="64BEF2F0"/>
    <w:rsid w:val="656BF597"/>
    <w:rsid w:val="66E7CC33"/>
    <w:rsid w:val="67BD7F1A"/>
    <w:rsid w:val="67CDFB76"/>
    <w:rsid w:val="67F45B27"/>
    <w:rsid w:val="681D6B11"/>
    <w:rsid w:val="68DFA3A3"/>
    <w:rsid w:val="694A4206"/>
    <w:rsid w:val="6A155460"/>
    <w:rsid w:val="6AF5EC78"/>
    <w:rsid w:val="6AFA2A1B"/>
    <w:rsid w:val="6B92D10E"/>
    <w:rsid w:val="6DC38944"/>
    <w:rsid w:val="6E95E212"/>
    <w:rsid w:val="6FD1AFC8"/>
    <w:rsid w:val="7086D4C0"/>
    <w:rsid w:val="72123398"/>
    <w:rsid w:val="72B621A9"/>
    <w:rsid w:val="73452BFE"/>
    <w:rsid w:val="752E7751"/>
    <w:rsid w:val="75B492BC"/>
    <w:rsid w:val="76A13272"/>
    <w:rsid w:val="779E27A2"/>
    <w:rsid w:val="78823F65"/>
    <w:rsid w:val="788800E1"/>
    <w:rsid w:val="7C3FC76F"/>
    <w:rsid w:val="7D941BB2"/>
    <w:rsid w:val="7EE68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401582"/>
  <w15:chartTrackingRefBased/>
  <w15:docId w15:val="{049669EA-B169-4934-8CE2-4D200195A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66B18"/>
    <w:rPr>
      <w:color w:val="0563C1" w:themeColor="hyperlink"/>
      <w:u w:val="single"/>
    </w:rPr>
  </w:style>
  <w:style w:type="character" w:styleId="UnresolvedMention">
    <w:name w:val="Unresolved Mention"/>
    <w:basedOn w:val="DefaultParagraphFont"/>
    <w:uiPriority w:val="99"/>
    <w:semiHidden/>
    <w:unhideWhenUsed/>
    <w:rsid w:val="00066B18"/>
    <w:rPr>
      <w:color w:val="605E5C"/>
      <w:shd w:val="clear" w:color="auto" w:fill="E1DFDD"/>
    </w:rPr>
  </w:style>
  <w:style w:type="character" w:styleId="CommentReference">
    <w:name w:val="annotation reference"/>
    <w:basedOn w:val="DefaultParagraphFont"/>
    <w:rsid w:val="00EA49A7"/>
    <w:rPr>
      <w:sz w:val="16"/>
      <w:szCs w:val="16"/>
    </w:rPr>
  </w:style>
  <w:style w:type="paragraph" w:styleId="CommentText">
    <w:name w:val="annotation text"/>
    <w:basedOn w:val="Normal"/>
    <w:link w:val="CommentTextChar"/>
    <w:rsid w:val="00EA49A7"/>
  </w:style>
  <w:style w:type="character" w:customStyle="1" w:styleId="CommentTextChar">
    <w:name w:val="Comment Text Char"/>
    <w:basedOn w:val="DefaultParagraphFont"/>
    <w:link w:val="CommentText"/>
    <w:rsid w:val="00EA49A7"/>
  </w:style>
  <w:style w:type="paragraph" w:styleId="CommentSubject">
    <w:name w:val="annotation subject"/>
    <w:basedOn w:val="CommentText"/>
    <w:next w:val="CommentText"/>
    <w:link w:val="CommentSubjectChar"/>
    <w:rsid w:val="00EA49A7"/>
    <w:rPr>
      <w:b/>
      <w:bCs/>
    </w:rPr>
  </w:style>
  <w:style w:type="character" w:customStyle="1" w:styleId="CommentSubjectChar">
    <w:name w:val="Comment Subject Char"/>
    <w:basedOn w:val="CommentTextChar"/>
    <w:link w:val="CommentSubject"/>
    <w:rsid w:val="00EA49A7"/>
    <w:rPr>
      <w:b/>
      <w:bCs/>
    </w:rPr>
  </w:style>
  <w:style w:type="character" w:customStyle="1" w:styleId="Heading5Char">
    <w:name w:val="Heading 5 Char"/>
    <w:basedOn w:val="DefaultParagraphFont"/>
    <w:link w:val="Heading5"/>
    <w:rsid w:val="002F0BD1"/>
    <w:rPr>
      <w:smallCaps/>
      <w:noProof/>
    </w:rPr>
  </w:style>
  <w:style w:type="paragraph" w:styleId="Revision">
    <w:name w:val="Revision"/>
    <w:hidden/>
    <w:uiPriority w:val="99"/>
    <w:semiHidden/>
    <w:rsid w:val="000E677D"/>
  </w:style>
  <w:style w:type="paragraph" w:styleId="NormalWeb">
    <w:name w:val="Normal (Web)"/>
    <w:basedOn w:val="Normal"/>
    <w:uiPriority w:val="99"/>
    <w:unhideWhenUsed/>
    <w:rsid w:val="000B31B6"/>
    <w:pPr>
      <w:spacing w:before="100" w:beforeAutospacing="1" w:after="100" w:afterAutospacing="1"/>
      <w:jc w:val="left"/>
    </w:pPr>
    <w:rPr>
      <w:rFonts w:eastAsia="Times New Roman"/>
      <w:sz w:val="24"/>
      <w:szCs w:val="24"/>
    </w:rPr>
  </w:style>
  <w:style w:type="paragraph" w:styleId="Caption">
    <w:name w:val="caption"/>
    <w:basedOn w:val="Normal"/>
    <w:next w:val="Normal"/>
    <w:unhideWhenUsed/>
    <w:qFormat/>
    <w:rsid w:val="002339DF"/>
    <w:pPr>
      <w:spacing w:after="200"/>
    </w:pPr>
    <w:rPr>
      <w:i/>
      <w:iCs/>
      <w:color w:val="44546A" w:themeColor="text2"/>
      <w:sz w:val="18"/>
      <w:szCs w:val="18"/>
    </w:rPr>
  </w:style>
  <w:style w:type="paragraph" w:styleId="ListParagraph">
    <w:name w:val="List Paragraph"/>
    <w:basedOn w:val="Normal"/>
    <w:uiPriority w:val="34"/>
    <w:qFormat/>
    <w:rsid w:val="00932BE5"/>
    <w:pPr>
      <w:ind w:left="720"/>
      <w:contextualSpacing/>
    </w:pPr>
  </w:style>
  <w:style w:type="table" w:styleId="TableGrid">
    <w:name w:val="Table Grid"/>
    <w:basedOn w:val="TableNormal"/>
    <w:rsid w:val="00285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401089"/>
    <w:rPr>
      <w:color w:val="2B579A"/>
      <w:shd w:val="clear" w:color="auto" w:fill="E1DFDD"/>
    </w:rPr>
  </w:style>
  <w:style w:type="character" w:customStyle="1" w:styleId="Heading2Char">
    <w:name w:val="Heading 2 Char"/>
    <w:basedOn w:val="DefaultParagraphFont"/>
    <w:link w:val="Heading2"/>
    <w:rsid w:val="00372102"/>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831474">
      <w:bodyDiv w:val="1"/>
      <w:marLeft w:val="0"/>
      <w:marRight w:val="0"/>
      <w:marTop w:val="0"/>
      <w:marBottom w:val="0"/>
      <w:divBdr>
        <w:top w:val="none" w:sz="0" w:space="0" w:color="auto"/>
        <w:left w:val="none" w:sz="0" w:space="0" w:color="auto"/>
        <w:bottom w:val="none" w:sz="0" w:space="0" w:color="auto"/>
        <w:right w:val="none" w:sz="0" w:space="0" w:color="auto"/>
      </w:divBdr>
    </w:div>
    <w:div w:id="1408113344">
      <w:bodyDiv w:val="1"/>
      <w:marLeft w:val="0"/>
      <w:marRight w:val="0"/>
      <w:marTop w:val="0"/>
      <w:marBottom w:val="0"/>
      <w:divBdr>
        <w:top w:val="none" w:sz="0" w:space="0" w:color="auto"/>
        <w:left w:val="none" w:sz="0" w:space="0" w:color="auto"/>
        <w:bottom w:val="none" w:sz="0" w:space="0" w:color="auto"/>
        <w:right w:val="none" w:sz="0" w:space="0" w:color="auto"/>
      </w:divBdr>
    </w:div>
    <w:div w:id="1455052225">
      <w:bodyDiv w:val="1"/>
      <w:marLeft w:val="0"/>
      <w:marRight w:val="0"/>
      <w:marTop w:val="0"/>
      <w:marBottom w:val="0"/>
      <w:divBdr>
        <w:top w:val="none" w:sz="0" w:space="0" w:color="auto"/>
        <w:left w:val="none" w:sz="0" w:space="0" w:color="auto"/>
        <w:bottom w:val="none" w:sz="0" w:space="0" w:color="auto"/>
        <w:right w:val="none" w:sz="0" w:space="0" w:color="auto"/>
      </w:divBdr>
    </w:div>
    <w:div w:id="1721241406">
      <w:bodyDiv w:val="1"/>
      <w:marLeft w:val="0"/>
      <w:marRight w:val="0"/>
      <w:marTop w:val="0"/>
      <w:marBottom w:val="0"/>
      <w:divBdr>
        <w:top w:val="none" w:sz="0" w:space="0" w:color="auto"/>
        <w:left w:val="none" w:sz="0" w:space="0" w:color="auto"/>
        <w:bottom w:val="none" w:sz="0" w:space="0" w:color="auto"/>
        <w:right w:val="none" w:sz="0" w:space="0" w:color="auto"/>
      </w:divBdr>
    </w:div>
    <w:div w:id="1883521731">
      <w:bodyDiv w:val="1"/>
      <w:marLeft w:val="0"/>
      <w:marRight w:val="0"/>
      <w:marTop w:val="0"/>
      <w:marBottom w:val="0"/>
      <w:divBdr>
        <w:top w:val="none" w:sz="0" w:space="0" w:color="auto"/>
        <w:left w:val="none" w:sz="0" w:space="0" w:color="auto"/>
        <w:bottom w:val="none" w:sz="0" w:space="0" w:color="auto"/>
        <w:right w:val="none" w:sz="0" w:space="0" w:color="auto"/>
      </w:divBdr>
    </w:div>
    <w:div w:id="1958364352">
      <w:bodyDiv w:val="1"/>
      <w:marLeft w:val="0"/>
      <w:marRight w:val="0"/>
      <w:marTop w:val="0"/>
      <w:marBottom w:val="0"/>
      <w:divBdr>
        <w:top w:val="none" w:sz="0" w:space="0" w:color="auto"/>
        <w:left w:val="none" w:sz="0" w:space="0" w:color="auto"/>
        <w:bottom w:val="none" w:sz="0" w:space="0" w:color="auto"/>
        <w:right w:val="none" w:sz="0" w:space="0" w:color="auto"/>
      </w:divBdr>
    </w:div>
    <w:div w:id="199487281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4.png"/><Relationship Id="rId23" Type="http://schemas.microsoft.com/office/2011/relationships/commentsExtended" Target="commentsExtended.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comments" Target="comments.xml"/><Relationship Id="rId27" Type="http://schemas.openxmlformats.org/officeDocument/2006/relationships/image" Target="media/image12.jpeg"/><Relationship Id="rId30"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CFA18F20-83E0-46E6-8E0B-8B61427010CC}">
    <t:Anchor>
      <t:Comment id="1813513426"/>
    </t:Anchor>
    <t:History>
      <t:Event id="{07202E31-98D2-46CB-8972-7BFD15643783}" time="2023-11-03T19:58:38.159Z">
        <t:Attribution userId="S::devin.hernandez2@mavs.uta.edu::84e4eca7-6219-41d9-9f03-51dd628df44c" userProvider="AD" userName="Hernandez, Devin Ascension"/>
        <t:Anchor>
          <t:Comment id="1813513426"/>
        </t:Anchor>
        <t:Create/>
      </t:Event>
      <t:Event id="{93A9CD9B-8A29-400D-817B-4C4530655D75}" time="2023-11-03T19:58:38.159Z">
        <t:Attribution userId="S::devin.hernandez2@mavs.uta.edu::84e4eca7-6219-41d9-9f03-51dd628df44c" userProvider="AD" userName="Hernandez, Devin Ascension"/>
        <t:Anchor>
          <t:Comment id="1813513426"/>
        </t:Anchor>
        <t:Assign userId="S::jxg3557@mavs.uta.edu::0c146f80-12b1-4cf4-b617-c09f6b9cd307" userProvider="AD" userName="Guzman, Jose Xavier"/>
      </t:Event>
      <t:Event id="{7EBDB31D-353A-4BBF-8826-B1126BE53456}" time="2023-11-03T19:58:38.159Z">
        <t:Attribution userId="S::devin.hernandez2@mavs.uta.edu::84e4eca7-6219-41d9-9f03-51dd628df44c" userProvider="AD" userName="Hernandez, Devin Ascension"/>
        <t:Anchor>
          <t:Comment id="1813513426"/>
        </t:Anchor>
        <t:SetTitle title="@Guzman, Jose Xavier Put our results, if you have any, into this section."/>
      </t:Event>
      <t:Event id="{329431C0-14F0-40D5-A524-75FAFCBFE29F}" time="2023-11-04T02:14:56.395Z">
        <t:Attribution userId="S::devin.hernandez2@mavs.uta.edu::84e4eca7-6219-41d9-9f03-51dd628df44c" userProvider="AD" userName="Hernandez, Devin Ascension"/>
        <t:Progress percentComplete="100"/>
      </t:Event>
    </t:History>
  </t:Task>
  <t:Task id="{F5EA0889-1348-4294-80E0-7EC02D6930B7}">
    <t:Anchor>
      <t:Comment id="1901825451"/>
    </t:Anchor>
    <t:History>
      <t:Event id="{DFFE0BEE-39BC-4620-9E8C-E7CC70D850A4}" time="2023-11-03T19:59:23.956Z">
        <t:Attribution userId="S::devin.hernandez2@mavs.uta.edu::84e4eca7-6219-41d9-9f03-51dd628df44c" userProvider="AD" userName="Hernandez, Devin Ascension"/>
        <t:Anchor>
          <t:Comment id="1901825451"/>
        </t:Anchor>
        <t:Create/>
      </t:Event>
      <t:Event id="{1E1D3A24-D130-4286-A277-1A20E1FEE405}" time="2023-11-03T19:59:23.956Z">
        <t:Attribution userId="S::devin.hernandez2@mavs.uta.edu::84e4eca7-6219-41d9-9f03-51dd628df44c" userProvider="AD" userName="Hernandez, Devin Ascension"/>
        <t:Anchor>
          <t:Comment id="1901825451"/>
        </t:Anchor>
        <t:Assign userId="S::jonathan.dolormente@mavs.uta.edu::fcc9b330-4c68-46bb-8616-f313778ec133" userProvider="AD" userName="Dolormente, Jonathan Signey"/>
      </t:Event>
      <t:Event id="{D02EDD84-0943-441E-975B-2E595A838A13}" time="2023-11-03T19:59:23.956Z">
        <t:Attribution userId="S::devin.hernandez2@mavs.uta.edu::84e4eca7-6219-41d9-9f03-51dd628df44c" userProvider="AD" userName="Hernandez, Devin Ascension"/>
        <t:Anchor>
          <t:Comment id="1901825451"/>
        </t:Anchor>
        <t:SetTitle title="@Dolormente, Jonathan Signey Discuss results."/>
      </t:Event>
      <t:Event id="{9E857E41-E70C-4D65-9524-2B452D5D85B7}" time="2023-11-04T04:07:17.999Z">
        <t:Attribution userId="S::devin.hernandez2@mavs.uta.edu::84e4eca7-6219-41d9-9f03-51dd628df44c" userProvider="AD" userName="Hernandez, Devin Ascension"/>
        <t:Progress percentComplete="100"/>
      </t:Event>
    </t:History>
  </t:Task>
  <t:Task id="{50592FD0-2E19-4BCF-B34D-F850AD11281C}">
    <t:Anchor>
      <t:Comment id="71483348"/>
    </t:Anchor>
    <t:History>
      <t:Event id="{751FC8E1-23C9-40D7-8EFB-0DBA9293E481}" time="2023-11-03T19:59:03.376Z">
        <t:Attribution userId="S::devin.hernandez2@mavs.uta.edu::84e4eca7-6219-41d9-9f03-51dd628df44c" userProvider="AD" userName="Hernandez, Devin Ascension"/>
        <t:Anchor>
          <t:Comment id="71483348"/>
        </t:Anchor>
        <t:Create/>
      </t:Event>
      <t:Event id="{48F46F1F-B8B1-495D-ACCD-DE41C0B87E7F}" time="2023-11-03T19:59:03.376Z">
        <t:Attribution userId="S::devin.hernandez2@mavs.uta.edu::84e4eca7-6219-41d9-9f03-51dd628df44c" userProvider="AD" userName="Hernandez, Devin Ascension"/>
        <t:Anchor>
          <t:Comment id="71483348"/>
        </t:Anchor>
        <t:Assign userId="S::bxd3589@mavs.uta.edu::c8974dd0-5cf1-4c14-8dc9-e9c61ee14e0b" userProvider="AD" userName="Nguyen Thai Binh, Duong"/>
      </t:Event>
      <t:Event id="{FC7F27EE-A2AB-48FE-8DA9-E3B8333391A2}" time="2023-11-03T19:59:03.376Z">
        <t:Attribution userId="S::devin.hernandez2@mavs.uta.edu::84e4eca7-6219-41d9-9f03-51dd628df44c" userProvider="AD" userName="Hernandez, Devin Ascension"/>
        <t:Anchor>
          <t:Comment id="71483348"/>
        </t:Anchor>
        <t:SetTitle title="@Nguyen Thai Binh, Duong Conclude us"/>
      </t:Event>
      <t:Event id="{402CAAD5-8BE0-419C-8D1F-3F4D3C8763DF}" time="2023-11-04T04:07:19.511Z">
        <t:Attribution userId="S::devin.hernandez2@mavs.uta.edu::84e4eca7-6219-41d9-9f03-51dd628df44c" userProvider="AD" userName="Hernandez, Devin Ascension"/>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3B803F339AF9444AF2460526736BF28" ma:contentTypeVersion="10" ma:contentTypeDescription="Create a new document." ma:contentTypeScope="" ma:versionID="f29d9e3f97528e14664aea1d5a43d023">
  <xsd:schema xmlns:xsd="http://www.w3.org/2001/XMLSchema" xmlns:xs="http://www.w3.org/2001/XMLSchema" xmlns:p="http://schemas.microsoft.com/office/2006/metadata/properties" xmlns:ns3="e271b71b-5ecd-47c6-b3ef-79f5552aea02" xmlns:ns4="945f91b0-000c-4621-b09c-d864ef1cb9f5" targetNamespace="http://schemas.microsoft.com/office/2006/metadata/properties" ma:root="true" ma:fieldsID="8f1550daa1523b9303c21723ee4182cd" ns3:_="" ns4:_="">
    <xsd:import namespace="e271b71b-5ecd-47c6-b3ef-79f5552aea02"/>
    <xsd:import namespace="945f91b0-000c-4621-b09c-d864ef1cb9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1b71b-5ecd-47c6-b3ef-79f5552aea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5f91b0-000c-4621-b09c-d864ef1cb9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2.xml><?xml version="1.0" encoding="utf-8"?>
<ds:datastoreItem xmlns:ds="http://schemas.openxmlformats.org/officeDocument/2006/customXml" ds:itemID="{D8A97C8D-26D7-414C-9521-EDE619336EB7}">
  <ds:schemaRefs>
    <ds:schemaRef ds:uri="http://schemas.microsoft.com/sharepoint/v3/contenttype/forms"/>
  </ds:schemaRefs>
</ds:datastoreItem>
</file>

<file path=customXml/itemProps3.xml><?xml version="1.0" encoding="utf-8"?>
<ds:datastoreItem xmlns:ds="http://schemas.openxmlformats.org/officeDocument/2006/customXml" ds:itemID="{CA9FFB4B-6B89-4999-858C-6DCF05F1E1C6}">
  <ds:schemaRefs>
    <ds:schemaRef ds:uri="http://purl.org/dc/dcmitype/"/>
    <ds:schemaRef ds:uri="e271b71b-5ecd-47c6-b3ef-79f5552aea02"/>
    <ds:schemaRef ds:uri="http://schemas.microsoft.com/office/2006/documentManagement/types"/>
    <ds:schemaRef ds:uri="945f91b0-000c-4621-b09c-d864ef1cb9f5"/>
    <ds:schemaRef ds:uri="http://schemas.microsoft.com/office/infopath/2007/PartnerControls"/>
    <ds:schemaRef ds:uri="http://www.w3.org/XML/1998/namespace"/>
    <ds:schemaRef ds:uri="http://purl.org/dc/elements/1.1/"/>
    <ds:schemaRef ds:uri="http://purl.org/dc/terms/"/>
    <ds:schemaRef ds:uri="http://schemas.microsoft.com/office/2006/metadata/properties"/>
    <ds:schemaRef ds:uri="http://schemas.openxmlformats.org/package/2006/metadata/core-properties"/>
  </ds:schemaRefs>
</ds:datastoreItem>
</file>

<file path=customXml/itemProps4.xml><?xml version="1.0" encoding="utf-8"?>
<ds:datastoreItem xmlns:ds="http://schemas.openxmlformats.org/officeDocument/2006/customXml" ds:itemID="{D7F47BEC-83C5-44CF-A689-F2B88A014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1b71b-5ecd-47c6-b3ef-79f5552aea02"/>
    <ds:schemaRef ds:uri="945f91b0-000c-4621-b09c-d864ef1cb9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2589</Words>
  <Characters>14759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17314</CharactersWithSpaces>
  <SharedDoc>false</SharedDoc>
  <HLinks>
    <vt:vector size="18" baseType="variant">
      <vt:variant>
        <vt:i4>6488090</vt:i4>
      </vt:variant>
      <vt:variant>
        <vt:i4>6</vt:i4>
      </vt:variant>
      <vt:variant>
        <vt:i4>0</vt:i4>
      </vt:variant>
      <vt:variant>
        <vt:i4>5</vt:i4>
      </vt:variant>
      <vt:variant>
        <vt:lpwstr>mailto:bxd3589@mavs.uta.edu</vt:lpwstr>
      </vt:variant>
      <vt:variant>
        <vt:lpwstr/>
      </vt:variant>
      <vt:variant>
        <vt:i4>3145738</vt:i4>
      </vt:variant>
      <vt:variant>
        <vt:i4>3</vt:i4>
      </vt:variant>
      <vt:variant>
        <vt:i4>0</vt:i4>
      </vt:variant>
      <vt:variant>
        <vt:i4>5</vt:i4>
      </vt:variant>
      <vt:variant>
        <vt:lpwstr>mailto:jonathan.dolormente@mavs.uta.edu</vt:lpwstr>
      </vt:variant>
      <vt:variant>
        <vt:lpwstr/>
      </vt:variant>
      <vt:variant>
        <vt:i4>6684695</vt:i4>
      </vt:variant>
      <vt:variant>
        <vt:i4>0</vt:i4>
      </vt:variant>
      <vt:variant>
        <vt:i4>0</vt:i4>
      </vt:variant>
      <vt:variant>
        <vt:i4>5</vt:i4>
      </vt:variant>
      <vt:variant>
        <vt:lpwstr>mailto:jxg3557@mavs.uta.edu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Hernandez, Devin Ascension</cp:lastModifiedBy>
  <cp:revision>2</cp:revision>
  <dcterms:created xsi:type="dcterms:W3CDTF">2023-11-04T04:11:00Z</dcterms:created>
  <dcterms:modified xsi:type="dcterms:W3CDTF">2023-11-04T04:11:00Z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0x01010033B803F339AF9444AF2460526736BF28</vt:lpwstr>
  </property>
</Properties>
</file>